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7671B2" w:rsidRDefault="00F51342" w:rsidP="00F51342">
      <w:pPr>
        <w:rPr>
          <w:rFonts w:ascii="Times New Roman" w:eastAsia="ＭＳ 明朝" w:hAnsi="Times New Roman" w:cs="Times New Roman"/>
          <w:sz w:val="28"/>
          <w:szCs w:val="21"/>
        </w:rPr>
      </w:pPr>
    </w:p>
    <w:p w14:paraId="70DE2130" w14:textId="77777777" w:rsidR="00F51342" w:rsidRPr="007671B2" w:rsidRDefault="00F51342" w:rsidP="00F51342">
      <w:pPr>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明星大学　理工学部　総合理工学科　環境科学系</w:t>
      </w:r>
    </w:p>
    <w:p w14:paraId="14AC2F2B" w14:textId="77777777" w:rsidR="00F51342" w:rsidRPr="007671B2" w:rsidRDefault="00F51342" w:rsidP="00F51342">
      <w:pPr>
        <w:rPr>
          <w:rFonts w:ascii="Times New Roman" w:eastAsia="ＭＳ 明朝" w:hAnsi="Times New Roman" w:cs="Times New Roman"/>
          <w:sz w:val="28"/>
          <w:szCs w:val="21"/>
        </w:rPr>
      </w:pPr>
    </w:p>
    <w:p w14:paraId="2C9A3A7F" w14:textId="77777777" w:rsidR="00F51342" w:rsidRPr="007671B2" w:rsidRDefault="00F51342" w:rsidP="00F51342">
      <w:pPr>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 xml:space="preserve">令和　</w:t>
      </w:r>
      <w:r w:rsidRPr="007671B2">
        <w:rPr>
          <w:rFonts w:ascii="Times New Roman" w:eastAsia="ＭＳ 明朝" w:hAnsi="Times New Roman" w:cs="Times New Roman" w:hint="eastAsia"/>
          <w:sz w:val="28"/>
          <w:szCs w:val="21"/>
        </w:rPr>
        <w:t>6</w:t>
      </w:r>
      <w:r w:rsidRPr="007671B2">
        <w:rPr>
          <w:rFonts w:ascii="Times New Roman" w:eastAsia="ＭＳ 明朝" w:hAnsi="Times New Roman" w:cs="Times New Roman" w:hint="eastAsia"/>
          <w:sz w:val="28"/>
          <w:szCs w:val="21"/>
        </w:rPr>
        <w:t>年度卒業論文</w:t>
      </w:r>
    </w:p>
    <w:p w14:paraId="33C2E49E" w14:textId="77777777" w:rsidR="00F51342" w:rsidRPr="007671B2" w:rsidRDefault="00F51342" w:rsidP="00F51342">
      <w:pPr>
        <w:rPr>
          <w:rFonts w:ascii="Times New Roman" w:eastAsia="ＭＳ 明朝" w:hAnsi="Times New Roman" w:cs="Times New Roman"/>
          <w:sz w:val="28"/>
          <w:szCs w:val="21"/>
        </w:rPr>
      </w:pPr>
    </w:p>
    <w:p w14:paraId="56C94A01" w14:textId="77777777" w:rsidR="00F51342" w:rsidRPr="007671B2" w:rsidRDefault="00F51342" w:rsidP="00F51342">
      <w:pPr>
        <w:rPr>
          <w:rFonts w:ascii="Times New Roman" w:eastAsia="ＭＳ 明朝" w:hAnsi="Times New Roman" w:cs="Times New Roman"/>
          <w:sz w:val="28"/>
          <w:szCs w:val="21"/>
        </w:rPr>
      </w:pPr>
    </w:p>
    <w:p w14:paraId="0328E295" w14:textId="77777777" w:rsidR="00F51342" w:rsidRPr="007671B2" w:rsidRDefault="00F51342" w:rsidP="00F51342">
      <w:pPr>
        <w:jc w:val="center"/>
        <w:rPr>
          <w:rFonts w:ascii="Times New Roman" w:eastAsia="ＭＳ 明朝" w:hAnsi="Times New Roman"/>
          <w:b/>
          <w:sz w:val="28"/>
        </w:rPr>
      </w:pPr>
      <w:r w:rsidRPr="007671B2">
        <w:rPr>
          <w:rFonts w:ascii="Times New Roman" w:eastAsia="ＭＳ 明朝" w:hAnsi="Times New Roman" w:hint="eastAsia"/>
          <w:b/>
          <w:sz w:val="28"/>
        </w:rPr>
        <w:t>単一地点における</w:t>
      </w:r>
      <w:r w:rsidRPr="007671B2">
        <w:rPr>
          <w:rFonts w:ascii="Times New Roman" w:eastAsia="ＭＳ 明朝" w:hAnsi="Times New Roman" w:hint="eastAsia"/>
          <w:b/>
          <w:sz w:val="28"/>
        </w:rPr>
        <w:t>DNN</w:t>
      </w:r>
      <w:r w:rsidRPr="007671B2">
        <w:rPr>
          <w:rFonts w:ascii="Times New Roman" w:eastAsia="ＭＳ 明朝" w:hAnsi="Times New Roman" w:hint="eastAsia"/>
          <w:b/>
          <w:sz w:val="28"/>
        </w:rPr>
        <w:t>を用いた</w:t>
      </w:r>
      <w:r w:rsidRPr="007671B2">
        <w:rPr>
          <w:rFonts w:ascii="Times New Roman" w:eastAsia="ＭＳ 明朝" w:hAnsi="Times New Roman" w:hint="eastAsia"/>
          <w:b/>
          <w:sz w:val="28"/>
        </w:rPr>
        <w:t>Ox</w:t>
      </w:r>
      <w:r w:rsidRPr="007671B2">
        <w:rPr>
          <w:rFonts w:ascii="Times New Roman" w:eastAsia="ＭＳ 明朝" w:hAnsi="Times New Roman" w:hint="eastAsia"/>
          <w:b/>
          <w:sz w:val="28"/>
        </w:rPr>
        <w:t>短期予測の</w:t>
      </w:r>
    </w:p>
    <w:p w14:paraId="528915EA" w14:textId="77777777" w:rsidR="00F51342" w:rsidRPr="007671B2" w:rsidRDefault="00F51342" w:rsidP="00F51342">
      <w:pPr>
        <w:jc w:val="center"/>
        <w:rPr>
          <w:rFonts w:ascii="Times New Roman" w:eastAsia="ＭＳ 明朝" w:hAnsi="Times New Roman" w:cs="Times New Roman"/>
          <w:b/>
          <w:sz w:val="28"/>
          <w:szCs w:val="21"/>
        </w:rPr>
      </w:pPr>
      <w:r w:rsidRPr="007671B2">
        <w:rPr>
          <w:rFonts w:ascii="Times New Roman" w:eastAsia="ＭＳ 明朝" w:hAnsi="Times New Roman" w:hint="eastAsia"/>
          <w:b/>
          <w:sz w:val="28"/>
        </w:rPr>
        <w:t>最適パラメータ探索</w:t>
      </w:r>
    </w:p>
    <w:p w14:paraId="701A9D28" w14:textId="77777777" w:rsidR="00F51342" w:rsidRPr="007671B2" w:rsidRDefault="00F51342" w:rsidP="00F51342">
      <w:pPr>
        <w:rPr>
          <w:rFonts w:ascii="Times New Roman" w:eastAsia="ＭＳ 明朝" w:hAnsi="Times New Roman" w:cs="Times New Roman"/>
          <w:sz w:val="28"/>
          <w:szCs w:val="21"/>
        </w:rPr>
      </w:pPr>
    </w:p>
    <w:p w14:paraId="480BEEA2" w14:textId="77777777" w:rsidR="00F51342" w:rsidRPr="007671B2" w:rsidRDefault="00F51342" w:rsidP="00F51342">
      <w:pPr>
        <w:rPr>
          <w:rFonts w:ascii="Times New Roman" w:eastAsia="ＭＳ 明朝" w:hAnsi="Times New Roman" w:cs="Times New Roman"/>
          <w:sz w:val="28"/>
          <w:szCs w:val="21"/>
        </w:rPr>
      </w:pPr>
    </w:p>
    <w:p w14:paraId="0CCE944C" w14:textId="77777777" w:rsidR="00F51342" w:rsidRPr="007671B2" w:rsidRDefault="00F51342" w:rsidP="00F51342">
      <w:pPr>
        <w:rPr>
          <w:rFonts w:ascii="Times New Roman" w:eastAsia="ＭＳ 明朝" w:hAnsi="Times New Roman" w:cs="Times New Roman"/>
          <w:sz w:val="28"/>
          <w:szCs w:val="21"/>
        </w:rPr>
      </w:pPr>
    </w:p>
    <w:p w14:paraId="6C1BDA1C" w14:textId="77777777" w:rsidR="00F51342" w:rsidRPr="007671B2" w:rsidRDefault="00F51342" w:rsidP="00F51342">
      <w:pPr>
        <w:rPr>
          <w:rFonts w:ascii="Times New Roman" w:eastAsia="ＭＳ 明朝" w:hAnsi="Times New Roman" w:cs="Times New Roman"/>
          <w:sz w:val="28"/>
          <w:szCs w:val="21"/>
        </w:rPr>
      </w:pPr>
    </w:p>
    <w:p w14:paraId="038B4E59"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 xml:space="preserve">学籍番号　</w:t>
      </w:r>
      <w:r w:rsidRPr="007671B2">
        <w:rPr>
          <w:rFonts w:ascii="Times New Roman" w:eastAsia="ＭＳ 明朝" w:hAnsi="Times New Roman" w:cs="Times New Roman" w:hint="eastAsia"/>
          <w:sz w:val="28"/>
          <w:szCs w:val="21"/>
        </w:rPr>
        <w:t>21</w:t>
      </w:r>
      <w:r w:rsidRPr="007671B2">
        <w:rPr>
          <w:rFonts w:ascii="Times New Roman" w:eastAsia="ＭＳ 明朝" w:hAnsi="Times New Roman" w:cs="Times New Roman"/>
          <w:sz w:val="28"/>
          <w:szCs w:val="21"/>
        </w:rPr>
        <w:t>T7-00</w:t>
      </w:r>
      <w:r w:rsidRPr="007671B2">
        <w:rPr>
          <w:rFonts w:ascii="Times New Roman" w:eastAsia="ＭＳ 明朝" w:hAnsi="Times New Roman" w:cs="Times New Roman" w:hint="eastAsia"/>
          <w:sz w:val="28"/>
          <w:szCs w:val="21"/>
        </w:rPr>
        <w:t>8</w:t>
      </w:r>
    </w:p>
    <w:p w14:paraId="12496EA6" w14:textId="77777777" w:rsidR="00F51342" w:rsidRPr="007671B2" w:rsidRDefault="00F51342" w:rsidP="00F51342">
      <w:pPr>
        <w:rPr>
          <w:rFonts w:ascii="Times New Roman" w:eastAsia="ＭＳ 明朝" w:hAnsi="Times New Roman" w:cs="Times New Roman"/>
          <w:sz w:val="28"/>
          <w:szCs w:val="21"/>
        </w:rPr>
      </w:pPr>
    </w:p>
    <w:p w14:paraId="26268044"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氏名　今給黎　樹</w:t>
      </w:r>
    </w:p>
    <w:p w14:paraId="2E137FC1" w14:textId="77777777" w:rsidR="00F51342" w:rsidRPr="007671B2" w:rsidRDefault="00F51342" w:rsidP="00F51342">
      <w:pPr>
        <w:rPr>
          <w:rFonts w:ascii="Times New Roman" w:eastAsia="ＭＳ 明朝" w:hAnsi="Times New Roman" w:cs="Times New Roman"/>
          <w:sz w:val="28"/>
          <w:szCs w:val="21"/>
        </w:rPr>
      </w:pPr>
    </w:p>
    <w:p w14:paraId="3D18DACB" w14:textId="77777777" w:rsidR="00F51342" w:rsidRPr="007671B2" w:rsidRDefault="00F51342" w:rsidP="00F51342">
      <w:pPr>
        <w:wordWrap w:val="0"/>
        <w:jc w:val="right"/>
        <w:rPr>
          <w:rFonts w:ascii="Times New Roman" w:eastAsia="ＭＳ 明朝" w:hAnsi="Times New Roman" w:cs="Times New Roman"/>
          <w:sz w:val="28"/>
          <w:szCs w:val="21"/>
        </w:rPr>
      </w:pPr>
      <w:r w:rsidRPr="007671B2">
        <w:rPr>
          <w:rFonts w:ascii="Times New Roman" w:eastAsia="ＭＳ 明朝" w:hAnsi="Times New Roman" w:cs="Times New Roman" w:hint="eastAsia"/>
          <w:sz w:val="28"/>
          <w:szCs w:val="21"/>
        </w:rPr>
        <w:t>研究室名　大気科学研究室</w:t>
      </w:r>
    </w:p>
    <w:p w14:paraId="7D8E62C0" w14:textId="77777777" w:rsidR="00F51342" w:rsidRPr="007671B2" w:rsidRDefault="00F51342" w:rsidP="00F51342">
      <w:pPr>
        <w:ind w:left="5040"/>
        <w:jc w:val="right"/>
        <w:rPr>
          <w:rFonts w:ascii="Times New Roman" w:eastAsia="ＭＳ 明朝" w:hAnsi="Times New Roman"/>
          <w:sz w:val="28"/>
        </w:rPr>
      </w:pPr>
      <w:r w:rsidRPr="007671B2">
        <w:rPr>
          <w:rFonts w:ascii="Times New Roman" w:eastAsia="ＭＳ 明朝" w:hAnsi="Times New Roman" w:hint="eastAsia"/>
          <w:sz w:val="28"/>
        </w:rPr>
        <w:t>指導教官　櫻井　達也</w:t>
      </w:r>
    </w:p>
    <w:p w14:paraId="7CCD5433" w14:textId="77777777" w:rsidR="00506036" w:rsidRPr="007671B2" w:rsidRDefault="00506036" w:rsidP="00506036">
      <w:pPr>
        <w:ind w:right="560"/>
        <w:rPr>
          <w:rFonts w:ascii="Times New Roman" w:eastAsia="ＭＳ 明朝" w:hAnsi="Times New Roman"/>
          <w:sz w:val="28"/>
        </w:rPr>
      </w:pPr>
    </w:p>
    <w:p w14:paraId="1D255505" w14:textId="77777777" w:rsidR="00506036" w:rsidRPr="007671B2" w:rsidRDefault="00506036" w:rsidP="00506036">
      <w:pPr>
        <w:ind w:right="560"/>
        <w:rPr>
          <w:rFonts w:ascii="Times New Roman" w:eastAsia="ＭＳ 明朝" w:hAnsi="Times New Roman"/>
          <w:sz w:val="28"/>
        </w:rPr>
      </w:pPr>
    </w:p>
    <w:p w14:paraId="4B543076" w14:textId="77777777" w:rsidR="00506036" w:rsidRPr="007671B2" w:rsidRDefault="00506036" w:rsidP="00506036">
      <w:pPr>
        <w:ind w:right="560"/>
        <w:rPr>
          <w:rFonts w:ascii="Times New Roman" w:eastAsia="ＭＳ 明朝" w:hAnsi="Times New Roman"/>
          <w:sz w:val="28"/>
        </w:rPr>
      </w:pPr>
    </w:p>
    <w:p w14:paraId="19AB6CEC" w14:textId="77777777" w:rsidR="00506036" w:rsidRPr="007671B2" w:rsidRDefault="00506036" w:rsidP="00506036">
      <w:pPr>
        <w:ind w:right="560"/>
        <w:rPr>
          <w:rFonts w:ascii="Times New Roman" w:eastAsia="ＭＳ 明朝" w:hAnsi="Times New Roman"/>
          <w:sz w:val="28"/>
        </w:rPr>
      </w:pPr>
    </w:p>
    <w:p w14:paraId="67C3E987" w14:textId="77777777" w:rsidR="00506036" w:rsidRPr="007671B2" w:rsidRDefault="00506036" w:rsidP="00506036">
      <w:pPr>
        <w:ind w:right="560"/>
        <w:rPr>
          <w:rFonts w:ascii="Times New Roman" w:eastAsia="ＭＳ 明朝" w:hAnsi="Times New Roman"/>
          <w:sz w:val="28"/>
        </w:rPr>
      </w:pPr>
    </w:p>
    <w:p w14:paraId="57C7624C" w14:textId="77777777" w:rsidR="00506036" w:rsidRPr="007671B2" w:rsidRDefault="00506036" w:rsidP="00506036">
      <w:pPr>
        <w:ind w:right="560"/>
        <w:rPr>
          <w:rFonts w:ascii="Times New Roman" w:eastAsia="ＭＳ 明朝" w:hAnsi="Times New Roman"/>
          <w:sz w:val="28"/>
        </w:rPr>
      </w:pPr>
    </w:p>
    <w:p w14:paraId="4D52753C" w14:textId="77777777" w:rsidR="00506036" w:rsidRPr="007671B2" w:rsidRDefault="00506036" w:rsidP="00506036">
      <w:pPr>
        <w:ind w:right="560"/>
        <w:rPr>
          <w:rFonts w:ascii="Times New Roman" w:eastAsia="ＭＳ 明朝" w:hAnsi="Times New Roman"/>
          <w:sz w:val="28"/>
        </w:rPr>
      </w:pPr>
    </w:p>
    <w:p w14:paraId="13B25925" w14:textId="77777777" w:rsidR="00506036" w:rsidRPr="007671B2" w:rsidRDefault="00506036" w:rsidP="00506036">
      <w:pPr>
        <w:ind w:right="560"/>
        <w:rPr>
          <w:rFonts w:ascii="Times New Roman" w:eastAsia="ＭＳ 明朝" w:hAnsi="Times New Roman"/>
          <w:sz w:val="28"/>
        </w:rPr>
      </w:pPr>
    </w:p>
    <w:p w14:paraId="315F5D6C" w14:textId="77777777" w:rsidR="00506036" w:rsidRPr="007671B2" w:rsidRDefault="00506036" w:rsidP="00506036">
      <w:pPr>
        <w:ind w:right="560"/>
        <w:rPr>
          <w:rFonts w:ascii="Times New Roman" w:eastAsia="ＭＳ 明朝" w:hAnsi="Times New Roman"/>
          <w:sz w:val="28"/>
        </w:rPr>
      </w:pPr>
    </w:p>
    <w:p w14:paraId="09B311A4" w14:textId="35B870C2" w:rsidR="00461BC3" w:rsidRPr="007671B2" w:rsidRDefault="00461BC3" w:rsidP="00461BC3">
      <w:pPr>
        <w:widowControl/>
        <w:jc w:val="left"/>
        <w:rPr>
          <w:rFonts w:ascii="Times New Roman" w:eastAsia="ＭＳ 明朝" w:hAnsi="Times New Roman"/>
          <w:sz w:val="28"/>
        </w:rPr>
      </w:pPr>
      <w:r w:rsidRPr="007671B2">
        <w:rPr>
          <w:rFonts w:ascii="Times New Roman" w:eastAsia="ＭＳ 明朝" w:hAnsi="Times New Roman"/>
          <w:sz w:val="28"/>
        </w:rPr>
        <w:br w:type="page"/>
      </w:r>
    </w:p>
    <w:p w14:paraId="5A6F6B1E"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lastRenderedPageBreak/>
        <w:t>要旨</w:t>
      </w:r>
    </w:p>
    <w:p w14:paraId="19ADCEAE" w14:textId="1F597238" w:rsidR="00461BC3" w:rsidRPr="007671B2" w:rsidRDefault="005D4924" w:rsidP="007244FE">
      <w:pPr>
        <w:ind w:firstLineChars="100" w:firstLine="210"/>
        <w:rPr>
          <w:rFonts w:ascii="Times New Roman" w:eastAsia="ＭＳ 明朝" w:hAnsi="Times New Roman"/>
        </w:rPr>
      </w:pPr>
      <w:bookmarkStart w:id="0" w:name="_Hlk187927717"/>
      <w:r w:rsidRPr="007671B2">
        <w:rPr>
          <w:rFonts w:ascii="Times New Roman" w:eastAsia="ＭＳ 明朝" w:hAnsi="Times New Roman" w:hint="eastAsia"/>
        </w:rPr>
        <w:t>大気汚染物質の一つである光化学オキシダント</w:t>
      </w:r>
      <w:r w:rsidRPr="007671B2">
        <w:rPr>
          <w:rFonts w:ascii="Times New Roman" w:eastAsia="ＭＳ 明朝" w:hAnsi="Times New Roman" w:hint="eastAsia"/>
        </w:rPr>
        <w:t>(Ox)</w:t>
      </w:r>
      <w:r w:rsidRPr="007671B2">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7671B2">
        <w:rPr>
          <w:rFonts w:ascii="Times New Roman" w:eastAsia="ＭＳ 明朝" w:hAnsi="Times New Roman"/>
        </w:rPr>
        <w:t>これは大気汚染防止法に基づ</w:t>
      </w:r>
      <w:r w:rsidRPr="007671B2">
        <w:rPr>
          <w:rFonts w:ascii="Times New Roman" w:eastAsia="ＭＳ 明朝" w:hAnsi="Times New Roman" w:hint="eastAsia"/>
        </w:rPr>
        <w:t>き</w:t>
      </w:r>
      <w:r w:rsidRPr="007671B2">
        <w:rPr>
          <w:rFonts w:ascii="Times New Roman" w:eastAsia="ＭＳ 明朝" w:hAnsi="Times New Roman"/>
        </w:rPr>
        <w:t xml:space="preserve">Ox </w:t>
      </w:r>
      <w:r w:rsidRPr="007671B2">
        <w:rPr>
          <w:rFonts w:ascii="Times New Roman" w:eastAsia="ＭＳ 明朝" w:hAnsi="Times New Roman"/>
        </w:rPr>
        <w:t>濃度の１時間値が</w:t>
      </w:r>
      <w:r w:rsidRPr="007671B2">
        <w:rPr>
          <w:rFonts w:ascii="Times New Roman" w:eastAsia="ＭＳ 明朝" w:hAnsi="Times New Roman"/>
        </w:rPr>
        <w:t xml:space="preserve"> 0.12ppm</w:t>
      </w:r>
      <w:r w:rsidRPr="007671B2">
        <w:rPr>
          <w:rFonts w:ascii="Times New Roman" w:eastAsia="ＭＳ 明朝" w:hAnsi="Times New Roman"/>
        </w:rPr>
        <w:t>以上になり、気象条件からみてその状態が継続すると認められる場合に都道府県知事等が発令を行うものである</w:t>
      </w:r>
      <w:r w:rsidRPr="007671B2">
        <w:rPr>
          <w:rFonts w:ascii="Times New Roman" w:eastAsia="ＭＳ 明朝" w:hAnsi="Times New Roman" w:hint="eastAsia"/>
        </w:rPr>
        <w:t>。発令の判断は難しいため、</w:t>
      </w:r>
      <w:r w:rsidRPr="007671B2">
        <w:rPr>
          <w:rFonts w:ascii="Times New Roman" w:eastAsia="ＭＳ 明朝" w:hAnsi="Times New Roman" w:hint="eastAsia"/>
        </w:rPr>
        <w:t>AI</w:t>
      </w:r>
      <w:r w:rsidRPr="007671B2">
        <w:rPr>
          <w:rFonts w:ascii="Times New Roman" w:eastAsia="ＭＳ 明朝" w:hAnsi="Times New Roman" w:hint="eastAsia"/>
        </w:rPr>
        <w:t>を用いた短期予測によって発令の補助をおこな</w:t>
      </w:r>
      <w:r w:rsidR="000D7804" w:rsidRPr="007671B2">
        <w:rPr>
          <w:rFonts w:ascii="Times New Roman" w:eastAsia="ＭＳ 明朝" w:hAnsi="Times New Roman" w:hint="eastAsia"/>
        </w:rPr>
        <w:t>おうとする研究がなされている。この研究において</w:t>
      </w:r>
      <w:r w:rsidR="000D7804" w:rsidRPr="007671B2">
        <w:rPr>
          <w:rFonts w:ascii="Times New Roman" w:eastAsia="ＭＳ 明朝" w:hAnsi="Times New Roman" w:hint="eastAsia"/>
        </w:rPr>
        <w:t>AI</w:t>
      </w:r>
      <w:r w:rsidR="000D7804" w:rsidRPr="007671B2">
        <w:rPr>
          <w:rFonts w:ascii="Times New Roman" w:eastAsia="ＭＳ 明朝" w:hAnsi="Times New Roman" w:hint="eastAsia"/>
        </w:rPr>
        <w:t>モデルを作成する際の特徴量の探索が不十分であったため本研究にて高濃度</w:t>
      </w:r>
      <w:r w:rsidR="000D7804" w:rsidRPr="007671B2">
        <w:rPr>
          <w:rFonts w:ascii="Times New Roman" w:eastAsia="ＭＳ 明朝" w:hAnsi="Times New Roman" w:hint="eastAsia"/>
        </w:rPr>
        <w:t>(80ppb)</w:t>
      </w:r>
      <w:r w:rsidR="000D7804" w:rsidRPr="007671B2">
        <w:rPr>
          <w:rFonts w:ascii="Times New Roman" w:eastAsia="ＭＳ 明朝" w:hAnsi="Times New Roman" w:hint="eastAsia"/>
        </w:rPr>
        <w:t>を</w:t>
      </w:r>
      <w:r w:rsidR="00371EF8" w:rsidRPr="007671B2">
        <w:rPr>
          <w:rFonts w:ascii="Times New Roman" w:eastAsia="ＭＳ 明朝" w:hAnsi="Times New Roman" w:hint="eastAsia"/>
        </w:rPr>
        <w:t>高精度</w:t>
      </w:r>
      <w:r w:rsidR="000D7804" w:rsidRPr="007671B2">
        <w:rPr>
          <w:rFonts w:ascii="Times New Roman" w:eastAsia="ＭＳ 明朝" w:hAnsi="Times New Roman" w:hint="eastAsia"/>
        </w:rPr>
        <w:t>に予測できるモデルを作成できる特徴量の探索を行うことにした。</w:t>
      </w:r>
    </w:p>
    <w:p w14:paraId="2951F586" w14:textId="628CE018" w:rsidR="0045160B" w:rsidRPr="007671B2" w:rsidRDefault="004E3B3A" w:rsidP="00443414">
      <w:pPr>
        <w:ind w:firstLineChars="100" w:firstLine="210"/>
        <w:rPr>
          <w:rFonts w:ascii="Times New Roman" w:eastAsia="ＭＳ 明朝" w:hAnsi="Times New Roman"/>
        </w:rPr>
      </w:pPr>
      <w:r w:rsidRPr="007671B2">
        <w:rPr>
          <w:rFonts w:ascii="Times New Roman" w:eastAsia="ＭＳ 明朝" w:hAnsi="Times New Roman" w:hint="eastAsia"/>
        </w:rPr>
        <w:t>仮説として</w:t>
      </w:r>
      <w:r w:rsidR="009010E4" w:rsidRPr="007671B2">
        <w:rPr>
          <w:rFonts w:ascii="Times New Roman" w:eastAsia="ＭＳ 明朝" w:hAnsi="Times New Roman" w:hint="eastAsia"/>
        </w:rPr>
        <w:t>特徴量需要度が高い物が最適になると考えた。そこで</w:t>
      </w:r>
      <w:r w:rsidR="007244FE" w:rsidRPr="007671B2">
        <w:rPr>
          <w:rFonts w:ascii="Times New Roman" w:eastAsia="ＭＳ 明朝" w:hAnsi="Times New Roman" w:hint="eastAsia"/>
        </w:rPr>
        <w:t>、</w:t>
      </w:r>
      <w:r w:rsidR="007244FE" w:rsidRPr="007671B2">
        <w:rPr>
          <w:rFonts w:ascii="Times New Roman" w:eastAsia="ＭＳ 明朝" w:hAnsi="Times New Roman" w:hint="eastAsia"/>
        </w:rPr>
        <w:t>9</w:t>
      </w:r>
      <w:r w:rsidR="007244FE" w:rsidRPr="007671B2">
        <w:rPr>
          <w:rFonts w:ascii="Times New Roman" w:eastAsia="ＭＳ 明朝" w:hAnsi="Times New Roman" w:hint="eastAsia"/>
        </w:rPr>
        <w:t>地点を対象に各地点で全データ</w:t>
      </w:r>
      <w:r w:rsidR="0045160B" w:rsidRPr="007671B2">
        <w:rPr>
          <w:rFonts w:ascii="Times New Roman" w:eastAsia="ＭＳ 明朝" w:hAnsi="Times New Roman" w:hint="eastAsia"/>
        </w:rPr>
        <w:t>の</w:t>
      </w:r>
      <w:r w:rsidR="0045160B" w:rsidRPr="007671B2">
        <w:rPr>
          <w:rFonts w:ascii="Times New Roman" w:eastAsia="ＭＳ 明朝" w:hAnsi="Times New Roman" w:hint="eastAsia"/>
        </w:rPr>
        <w:t>24</w:t>
      </w:r>
      <w:r w:rsidR="0045160B" w:rsidRPr="007671B2">
        <w:rPr>
          <w:rFonts w:ascii="Times New Roman" w:eastAsia="ＭＳ 明朝" w:hAnsi="Times New Roman" w:hint="eastAsia"/>
        </w:rPr>
        <w:t>時間分で</w:t>
      </w:r>
      <w:r w:rsidR="007244FE" w:rsidRPr="007671B2">
        <w:rPr>
          <w:rFonts w:ascii="Times New Roman" w:eastAsia="ＭＳ 明朝" w:hAnsi="Times New Roman" w:hint="eastAsia"/>
        </w:rPr>
        <w:t>学習を行いそこで特徴量需要度の算出を行った。需要度の算出は高濃度以上の時、高濃度以下（低</w:t>
      </w:r>
      <w:r w:rsidR="009010E4" w:rsidRPr="007671B2">
        <w:rPr>
          <w:rFonts w:ascii="Times New Roman" w:eastAsia="ＭＳ 明朝" w:hAnsi="Times New Roman" w:hint="eastAsia"/>
        </w:rPr>
        <w:t>濃度</w:t>
      </w:r>
      <w:r w:rsidR="007244FE" w:rsidRPr="007671B2">
        <w:rPr>
          <w:rFonts w:ascii="Times New Roman" w:eastAsia="ＭＳ 明朝" w:hAnsi="Times New Roman" w:hint="eastAsia"/>
        </w:rPr>
        <w:t>）の時に分けて計算した</w:t>
      </w:r>
      <w:r w:rsidR="009010E4" w:rsidRPr="007671B2">
        <w:rPr>
          <w:rFonts w:ascii="Times New Roman" w:eastAsia="ＭＳ 明朝" w:hAnsi="Times New Roman" w:hint="eastAsia"/>
        </w:rPr>
        <w:t>。</w:t>
      </w:r>
      <w:r w:rsidR="007244FE" w:rsidRPr="007671B2">
        <w:rPr>
          <w:rFonts w:ascii="Times New Roman" w:eastAsia="ＭＳ 明朝" w:hAnsi="Times New Roman" w:hint="eastAsia"/>
        </w:rPr>
        <w:t>こうして算出された特徴量需要度を降順に並び替え</w:t>
      </w:r>
      <w:r w:rsidR="009010E4" w:rsidRPr="007671B2">
        <w:rPr>
          <w:rFonts w:ascii="Times New Roman" w:eastAsia="ＭＳ 明朝" w:hAnsi="Times New Roman" w:hint="eastAsia"/>
        </w:rPr>
        <w:t>高濃度以上の時の</w:t>
      </w:r>
      <w:r w:rsidR="007244FE" w:rsidRPr="007671B2">
        <w:rPr>
          <w:rFonts w:ascii="Times New Roman" w:eastAsia="ＭＳ 明朝" w:hAnsi="Times New Roman" w:hint="eastAsia"/>
        </w:rPr>
        <w:t>上位</w:t>
      </w:r>
      <w:r w:rsidR="007244FE" w:rsidRPr="007671B2">
        <w:rPr>
          <w:rFonts w:ascii="Times New Roman" w:eastAsia="ＭＳ 明朝" w:hAnsi="Times New Roman" w:hint="eastAsia"/>
        </w:rPr>
        <w:t>10</w:t>
      </w:r>
      <w:r w:rsidR="007244FE" w:rsidRPr="007671B2">
        <w:rPr>
          <w:rFonts w:ascii="Times New Roman" w:eastAsia="ＭＳ 明朝" w:hAnsi="Times New Roman" w:hint="eastAsia"/>
        </w:rPr>
        <w:t>個</w:t>
      </w:r>
      <w:r w:rsidR="009010E4" w:rsidRPr="007671B2">
        <w:rPr>
          <w:rFonts w:ascii="Times New Roman" w:eastAsia="ＭＳ 明朝" w:hAnsi="Times New Roman" w:hint="eastAsia"/>
        </w:rPr>
        <w:t>、上位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個、上位</w:t>
      </w:r>
      <w:r w:rsidR="009010E4" w:rsidRPr="007671B2">
        <w:rPr>
          <w:rFonts w:ascii="Times New Roman" w:eastAsia="ＭＳ 明朝" w:hAnsi="Times New Roman" w:hint="eastAsia"/>
        </w:rPr>
        <w:t>30</w:t>
      </w:r>
      <w:r w:rsidR="009010E4" w:rsidRPr="007671B2">
        <w:rPr>
          <w:rFonts w:ascii="Times New Roman" w:eastAsia="ＭＳ 明朝" w:hAnsi="Times New Roman" w:hint="eastAsia"/>
        </w:rPr>
        <w:t>個、高濃度以上と低濃度の時のそれぞれの上位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個を合わせた高低上位</w:t>
      </w:r>
      <w:r w:rsidR="009010E4" w:rsidRPr="007671B2">
        <w:rPr>
          <w:rFonts w:ascii="Times New Roman" w:eastAsia="ＭＳ 明朝" w:hAnsi="Times New Roman" w:hint="eastAsia"/>
        </w:rPr>
        <w:t>20</w:t>
      </w:r>
      <w:r w:rsidR="009010E4" w:rsidRPr="007671B2">
        <w:rPr>
          <w:rFonts w:ascii="Times New Roman" w:eastAsia="ＭＳ 明朝" w:hAnsi="Times New Roman" w:hint="eastAsia"/>
        </w:rPr>
        <w:t>個のものを学習データとした。</w:t>
      </w:r>
      <w:r w:rsidR="0045160B" w:rsidRPr="007671B2">
        <w:rPr>
          <w:rFonts w:ascii="Times New Roman" w:eastAsia="ＭＳ 明朝" w:hAnsi="Times New Roman" w:hint="eastAsia"/>
        </w:rPr>
        <w:t>また、比較のためのベンチマークとして</w:t>
      </w:r>
      <w:r w:rsidR="0045160B" w:rsidRPr="007671B2">
        <w:rPr>
          <w:rFonts w:ascii="Times New Roman" w:eastAsia="ＭＳ 明朝" w:hAnsi="Times New Roman" w:hint="eastAsia"/>
        </w:rPr>
        <w:t>Ox</w:t>
      </w:r>
      <w:r w:rsidR="0045160B" w:rsidRPr="007671B2">
        <w:rPr>
          <w:rFonts w:ascii="Times New Roman" w:eastAsia="ＭＳ 明朝" w:hAnsi="Times New Roman" w:hint="eastAsia"/>
        </w:rPr>
        <w:t>の生成に関与し、先行研究で用いられていた</w:t>
      </w:r>
      <w:r w:rsidR="0045160B" w:rsidRPr="007671B2">
        <w:rPr>
          <w:rFonts w:ascii="Times New Roman" w:eastAsia="ＭＳ 明朝" w:hAnsi="Times New Roman" w:hint="eastAsia"/>
        </w:rPr>
        <w:t>Ox</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NMHC</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NOx</w:t>
      </w:r>
      <w:r w:rsidR="0045160B" w:rsidRPr="007671B2">
        <w:rPr>
          <w:rFonts w:ascii="Times New Roman" w:eastAsia="ＭＳ 明朝" w:hAnsi="Times New Roman" w:hint="eastAsia"/>
        </w:rPr>
        <w:t>、</w:t>
      </w:r>
      <w:r w:rsidR="0045160B" w:rsidRPr="007671B2">
        <w:rPr>
          <w:rFonts w:ascii="Times New Roman" w:eastAsia="ＭＳ 明朝" w:hAnsi="Times New Roman" w:hint="eastAsia"/>
        </w:rPr>
        <w:t>TEMP</w:t>
      </w:r>
      <w:r w:rsidR="0045160B" w:rsidRPr="007671B2">
        <w:rPr>
          <w:rFonts w:ascii="Times New Roman" w:eastAsia="ＭＳ 明朝" w:hAnsi="Times New Roman" w:hint="eastAsia"/>
        </w:rPr>
        <w:t>の</w:t>
      </w:r>
      <w:r w:rsidR="0045160B" w:rsidRPr="007671B2">
        <w:rPr>
          <w:rFonts w:ascii="Times New Roman" w:eastAsia="ＭＳ 明朝" w:hAnsi="Times New Roman" w:hint="eastAsia"/>
        </w:rPr>
        <w:t>24</w:t>
      </w:r>
      <w:r w:rsidR="0045160B" w:rsidRPr="007671B2">
        <w:rPr>
          <w:rFonts w:ascii="Times New Roman" w:eastAsia="ＭＳ 明朝" w:hAnsi="Times New Roman" w:hint="eastAsia"/>
        </w:rPr>
        <w:t>時間分のデータを選定した。</w:t>
      </w:r>
      <w:r w:rsidR="00443414" w:rsidRPr="007671B2">
        <w:rPr>
          <w:rFonts w:ascii="Times New Roman" w:eastAsia="ＭＳ 明朝" w:hAnsi="Times New Roman" w:hint="eastAsia"/>
        </w:rPr>
        <w:t>これらのデータで学習を行い時間値別、日別での評価をもとに比較を行ったところ、</w:t>
      </w:r>
      <w:r w:rsidR="00443414" w:rsidRPr="007671B2">
        <w:rPr>
          <w:rFonts w:ascii="Times New Roman" w:eastAsia="ＭＳ 明朝" w:hAnsi="Times New Roman" w:hint="eastAsia"/>
        </w:rPr>
        <w:t>1</w:t>
      </w:r>
      <w:r w:rsidR="00443414" w:rsidRPr="007671B2">
        <w:rPr>
          <w:rFonts w:ascii="Times New Roman" w:eastAsia="ＭＳ 明朝" w:hAnsi="Times New Roman" w:hint="eastAsia"/>
        </w:rPr>
        <w:t>時間後予測に関しては上位</w:t>
      </w:r>
      <w:r w:rsidR="00443414" w:rsidRPr="007671B2">
        <w:rPr>
          <w:rFonts w:ascii="Times New Roman" w:eastAsia="ＭＳ 明朝" w:hAnsi="Times New Roman" w:hint="eastAsia"/>
        </w:rPr>
        <w:t>20</w:t>
      </w:r>
      <w:r w:rsidR="00443414" w:rsidRPr="007671B2">
        <w:rPr>
          <w:rFonts w:ascii="Times New Roman" w:eastAsia="ＭＳ 明朝" w:hAnsi="Times New Roman" w:hint="eastAsia"/>
        </w:rPr>
        <w:t>個を用いたものが多かった。</w:t>
      </w:r>
      <w:r w:rsidR="00443414" w:rsidRPr="007671B2">
        <w:rPr>
          <w:rFonts w:ascii="Times New Roman" w:eastAsia="ＭＳ 明朝" w:hAnsi="Times New Roman" w:hint="eastAsia"/>
        </w:rPr>
        <w:t>2</w:t>
      </w:r>
      <w:r w:rsidR="00443414" w:rsidRPr="007671B2">
        <w:rPr>
          <w:rFonts w:ascii="Times New Roman" w:eastAsia="ＭＳ 明朝" w:hAnsi="Times New Roman" w:hint="eastAsia"/>
        </w:rPr>
        <w:t>～</w:t>
      </w:r>
      <w:r w:rsidR="00443414" w:rsidRPr="007671B2">
        <w:rPr>
          <w:rFonts w:ascii="Times New Roman" w:eastAsia="ＭＳ 明朝" w:hAnsi="Times New Roman" w:hint="eastAsia"/>
        </w:rPr>
        <w:t>3</w:t>
      </w:r>
      <w:r w:rsidR="00443414" w:rsidRPr="007671B2">
        <w:rPr>
          <w:rFonts w:ascii="Times New Roman" w:eastAsia="ＭＳ 明朝" w:hAnsi="Times New Roman" w:hint="eastAsia"/>
        </w:rPr>
        <w:t>時間後予測に関しては</w:t>
      </w:r>
      <w:r w:rsidR="006E7559" w:rsidRPr="007671B2">
        <w:rPr>
          <w:rFonts w:ascii="Times New Roman" w:eastAsia="ＭＳ 明朝" w:hAnsi="Times New Roman" w:hint="eastAsia"/>
        </w:rPr>
        <w:t>特段規則性がなかった。このことから地点ごと</w:t>
      </w:r>
      <w:r w:rsidR="006E7559" w:rsidRPr="007671B2">
        <w:rPr>
          <w:rFonts w:ascii="Times New Roman" w:eastAsia="ＭＳ 明朝" w:hAnsi="Times New Roman" w:hint="eastAsia"/>
        </w:rPr>
        <w:t>n</w:t>
      </w:r>
      <w:r w:rsidR="006E7559" w:rsidRPr="007671B2">
        <w:rPr>
          <w:rFonts w:ascii="Times New Roman" w:eastAsia="ＭＳ 明朝" w:hAnsi="Times New Roman" w:hint="eastAsia"/>
        </w:rPr>
        <w:t>時間後予測ごとに特徴量を選定する必要性があることが分かった。</w:t>
      </w:r>
      <w:r w:rsidR="0084652F" w:rsidRPr="007671B2">
        <w:rPr>
          <w:rFonts w:ascii="Times New Roman" w:eastAsia="ＭＳ 明朝" w:hAnsi="Times New Roman" w:hint="eastAsia"/>
        </w:rPr>
        <w:t>そのため、東京と埼玉の二つの地域に分けて個々の特徴量を見たところ東京、埼玉</w:t>
      </w:r>
      <w:r w:rsidR="00757560" w:rsidRPr="007671B2">
        <w:rPr>
          <w:rFonts w:ascii="Times New Roman" w:eastAsia="ＭＳ 明朝" w:hAnsi="Times New Roman" w:hint="eastAsia"/>
        </w:rPr>
        <w:t>どちらともすべて重複していたのは</w:t>
      </w:r>
      <w:r w:rsidR="00757560" w:rsidRPr="007671B2">
        <w:rPr>
          <w:rFonts w:ascii="Times New Roman" w:eastAsia="ＭＳ 明朝" w:hAnsi="Times New Roman"/>
        </w:rPr>
        <w:t>1</w:t>
      </w:r>
      <w:r w:rsidR="00757560" w:rsidRPr="007671B2">
        <w:rPr>
          <w:rFonts w:ascii="Times New Roman" w:eastAsia="ＭＳ 明朝" w:hAnsi="Times New Roman"/>
        </w:rPr>
        <w:t>時間前の</w:t>
      </w:r>
      <w:r w:rsidR="00757560" w:rsidRPr="007671B2">
        <w:rPr>
          <w:rFonts w:ascii="Times New Roman" w:eastAsia="ＭＳ 明朝" w:hAnsi="Times New Roman"/>
        </w:rPr>
        <w:t>Ox</w:t>
      </w:r>
      <w:r w:rsidR="00757560" w:rsidRPr="007671B2">
        <w:rPr>
          <w:rFonts w:ascii="Times New Roman" w:eastAsia="ＭＳ 明朝" w:hAnsi="Times New Roman"/>
        </w:rPr>
        <w:t>、</w:t>
      </w:r>
      <w:r w:rsidR="00757560" w:rsidRPr="007671B2">
        <w:rPr>
          <w:rFonts w:ascii="Times New Roman" w:eastAsia="ＭＳ 明朝" w:hAnsi="Times New Roman"/>
        </w:rPr>
        <w:t>1</w:t>
      </w:r>
      <w:r w:rsidR="00757560" w:rsidRPr="007671B2">
        <w:rPr>
          <w:rFonts w:ascii="Times New Roman" w:eastAsia="ＭＳ 明朝" w:hAnsi="Times New Roman"/>
        </w:rPr>
        <w:t>時間前の湿度、</w:t>
      </w:r>
      <w:r w:rsidR="00757560" w:rsidRPr="007671B2">
        <w:rPr>
          <w:rFonts w:ascii="Times New Roman" w:eastAsia="ＭＳ 明朝" w:hAnsi="Times New Roman"/>
        </w:rPr>
        <w:t>1</w:t>
      </w:r>
      <w:r w:rsidR="00757560" w:rsidRPr="007671B2">
        <w:rPr>
          <w:rFonts w:ascii="Times New Roman" w:eastAsia="ＭＳ 明朝" w:hAnsi="Times New Roman"/>
        </w:rPr>
        <w:t>時間前の気温</w:t>
      </w:r>
      <w:r w:rsidR="00757560" w:rsidRPr="007671B2">
        <w:rPr>
          <w:rFonts w:ascii="Times New Roman" w:eastAsia="ＭＳ 明朝" w:hAnsi="Times New Roman" w:hint="eastAsia"/>
        </w:rPr>
        <w:t>であった。</w:t>
      </w:r>
    </w:p>
    <w:p w14:paraId="0EEA0AAE" w14:textId="1770EFEC" w:rsidR="006E7559" w:rsidRPr="007671B2" w:rsidRDefault="006E7559" w:rsidP="006E7559">
      <w:pPr>
        <w:ind w:firstLineChars="100" w:firstLine="210"/>
        <w:rPr>
          <w:rFonts w:ascii="Times New Roman" w:eastAsia="ＭＳ 明朝" w:hAnsi="Times New Roman"/>
        </w:rPr>
      </w:pPr>
      <w:r w:rsidRPr="007671B2">
        <w:rPr>
          <w:rFonts w:ascii="Times New Roman" w:eastAsia="ＭＳ 明朝" w:hAnsi="Times New Roman" w:hint="eastAsia"/>
        </w:rPr>
        <w:t>今回出た結果</w:t>
      </w:r>
      <w:r w:rsidR="00687FE1" w:rsidRPr="007671B2">
        <w:rPr>
          <w:rFonts w:ascii="Times New Roman" w:eastAsia="ＭＳ 明朝" w:hAnsi="Times New Roman" w:hint="eastAsia"/>
        </w:rPr>
        <w:t>から</w:t>
      </w:r>
      <w:r w:rsidR="00687FE1" w:rsidRPr="007671B2">
        <w:rPr>
          <w:rFonts w:ascii="Times New Roman" w:eastAsia="ＭＳ 明朝" w:hAnsi="Times New Roman" w:hint="eastAsia"/>
        </w:rPr>
        <w:t>1</w:t>
      </w:r>
      <w:r w:rsidRPr="007671B2">
        <w:rPr>
          <w:rFonts w:ascii="Times New Roman" w:eastAsia="ＭＳ 明朝" w:hAnsi="Times New Roman"/>
        </w:rPr>
        <w:t>時間前の</w:t>
      </w:r>
      <w:r w:rsidRPr="007671B2">
        <w:rPr>
          <w:rFonts w:ascii="Times New Roman" w:eastAsia="ＭＳ 明朝" w:hAnsi="Times New Roman"/>
        </w:rPr>
        <w:t>Ox</w:t>
      </w:r>
      <w:r w:rsidRPr="007671B2">
        <w:rPr>
          <w:rFonts w:ascii="Times New Roman" w:eastAsia="ＭＳ 明朝" w:hAnsi="Times New Roman"/>
        </w:rPr>
        <w:t>、</w:t>
      </w:r>
      <w:r w:rsidR="0084652F" w:rsidRPr="007671B2">
        <w:rPr>
          <w:rFonts w:ascii="Times New Roman" w:eastAsia="ＭＳ 明朝" w:hAnsi="Times New Roman"/>
        </w:rPr>
        <w:t>1</w:t>
      </w:r>
      <w:r w:rsidRPr="007671B2">
        <w:rPr>
          <w:rFonts w:ascii="Times New Roman" w:eastAsia="ＭＳ 明朝" w:hAnsi="Times New Roman"/>
        </w:rPr>
        <w:t>時間前の湿度、</w:t>
      </w:r>
      <w:r w:rsidRPr="007671B2">
        <w:rPr>
          <w:rFonts w:ascii="Times New Roman" w:eastAsia="ＭＳ 明朝" w:hAnsi="Times New Roman"/>
        </w:rPr>
        <w:t>1</w:t>
      </w:r>
      <w:r w:rsidR="00DB0ECD" w:rsidRPr="007671B2">
        <w:rPr>
          <w:rFonts w:ascii="Times New Roman" w:eastAsia="ＭＳ 明朝" w:hAnsi="Times New Roman"/>
        </w:rPr>
        <w:t>時間前の気温</w:t>
      </w:r>
      <w:r w:rsidRPr="007671B2">
        <w:rPr>
          <w:rFonts w:ascii="Times New Roman" w:eastAsia="ＭＳ 明朝" w:hAnsi="Times New Roman"/>
        </w:rPr>
        <w:t>が高濃度域の</w:t>
      </w:r>
      <w:r w:rsidRPr="007671B2">
        <w:rPr>
          <w:rFonts w:ascii="Times New Roman" w:eastAsia="ＭＳ 明朝" w:hAnsi="Times New Roman"/>
        </w:rPr>
        <w:t>Ox</w:t>
      </w:r>
      <w:r w:rsidRPr="007671B2">
        <w:rPr>
          <w:rFonts w:ascii="Times New Roman" w:eastAsia="ＭＳ 明朝" w:hAnsi="Times New Roman"/>
        </w:rPr>
        <w:t>を予測するうえで欠かせない特徴量であることが示唆された。</w:t>
      </w:r>
      <w:r w:rsidRPr="007671B2">
        <w:rPr>
          <w:rFonts w:ascii="Times New Roman" w:eastAsia="ＭＳ 明朝" w:hAnsi="Times New Roman" w:hint="eastAsia"/>
        </w:rPr>
        <w:t>また、「</w:t>
      </w:r>
      <w:r w:rsidRPr="007671B2">
        <w:rPr>
          <w:rFonts w:ascii="Times New Roman" w:eastAsia="ＭＳ 明朝" w:hAnsi="Times New Roman"/>
        </w:rPr>
        <w:t>探索を行うにあたって、高濃度域で特徴量需要度が高いものが最適な特徴量になる</w:t>
      </w:r>
      <w:r w:rsidRPr="007671B2">
        <w:rPr>
          <w:rFonts w:ascii="Times New Roman" w:eastAsia="ＭＳ 明朝" w:hAnsi="Times New Roman" w:hint="eastAsia"/>
        </w:rPr>
        <w:t>」</w:t>
      </w:r>
      <w:r w:rsidRPr="007671B2">
        <w:rPr>
          <w:rFonts w:ascii="Times New Roman" w:eastAsia="ＭＳ 明朝" w:hAnsi="Times New Roman"/>
        </w:rPr>
        <w:t>と</w:t>
      </w:r>
      <w:r w:rsidRPr="007671B2">
        <w:rPr>
          <w:rFonts w:ascii="Times New Roman" w:eastAsia="ＭＳ 明朝" w:hAnsi="Times New Roman" w:hint="eastAsia"/>
        </w:rPr>
        <w:t>いう仮説</w:t>
      </w:r>
      <w:r w:rsidRPr="007671B2">
        <w:rPr>
          <w:rFonts w:ascii="Times New Roman" w:eastAsia="ＭＳ 明朝" w:hAnsi="Times New Roman"/>
        </w:rPr>
        <w:t>を完全に支持するものではないが、本研究の結果はその可能性を示している。</w:t>
      </w:r>
    </w:p>
    <w:bookmarkEnd w:id="0"/>
    <w:p w14:paraId="7A89E9AA" w14:textId="43A86504" w:rsidR="006E7559" w:rsidRPr="007671B2" w:rsidRDefault="006E7559" w:rsidP="006E7559">
      <w:pPr>
        <w:ind w:firstLineChars="100" w:firstLine="210"/>
        <w:rPr>
          <w:rFonts w:ascii="Times New Roman" w:eastAsia="ＭＳ 明朝" w:hAnsi="Times New Roman"/>
        </w:rPr>
      </w:pPr>
    </w:p>
    <w:p w14:paraId="11B8A3FD" w14:textId="26C97F58" w:rsidR="008335B8" w:rsidRPr="007671B2" w:rsidRDefault="00F51342" w:rsidP="008335B8">
      <w:pPr>
        <w:widowControl/>
        <w:jc w:val="left"/>
        <w:rPr>
          <w:rFonts w:ascii="Times New Roman" w:eastAsia="ＭＳ 明朝" w:hAnsi="Times New Roman"/>
        </w:rPr>
      </w:pPr>
      <w:r w:rsidRPr="007671B2">
        <w:rPr>
          <w:rFonts w:ascii="Times New Roman" w:eastAsia="ＭＳ 明朝" w:hAnsi="Times New Roman"/>
        </w:rPr>
        <w:br w:type="page"/>
      </w:r>
    </w:p>
    <w:sdt>
      <w:sdtPr>
        <w:rPr>
          <w:rFonts w:asciiTheme="minorHAnsi" w:eastAsiaTheme="minorEastAsia" w:hAnsiTheme="minorHAnsi" w:cstheme="minorBidi"/>
          <w:color w:val="auto"/>
          <w:kern w:val="2"/>
          <w:sz w:val="21"/>
          <w:szCs w:val="22"/>
          <w:lang w:val="ja-JP"/>
        </w:rPr>
        <w:id w:val="886457494"/>
        <w:docPartObj>
          <w:docPartGallery w:val="Table of Contents"/>
          <w:docPartUnique/>
        </w:docPartObj>
      </w:sdtPr>
      <w:sdtEndPr>
        <w:rPr>
          <w:b/>
          <w:bCs/>
        </w:rPr>
      </w:sdtEndPr>
      <w:sdtContent>
        <w:p w14:paraId="2665431D" w14:textId="6ADE3266" w:rsidR="008335B8" w:rsidRPr="007671B2" w:rsidRDefault="008335B8">
          <w:pPr>
            <w:pStyle w:val="af8"/>
            <w:rPr>
              <w:rFonts w:ascii="Times New Roman" w:eastAsia="ＭＳ 明朝" w:hAnsi="Times New Roman"/>
              <w:color w:val="000000" w:themeColor="text1"/>
              <w:sz w:val="21"/>
              <w:szCs w:val="21"/>
            </w:rPr>
          </w:pPr>
          <w:r w:rsidRPr="007671B2">
            <w:rPr>
              <w:rFonts w:ascii="Times New Roman" w:eastAsia="ＭＳ 明朝" w:hAnsi="Times New Roman" w:hint="eastAsia"/>
              <w:color w:val="000000" w:themeColor="text1"/>
              <w:sz w:val="21"/>
              <w:szCs w:val="21"/>
              <w:lang w:val="ja-JP"/>
            </w:rPr>
            <w:t>目次</w:t>
          </w:r>
        </w:p>
        <w:p w14:paraId="081EFC08" w14:textId="301995FC" w:rsidR="00770861" w:rsidRDefault="008335B8">
          <w:pPr>
            <w:pStyle w:val="11"/>
            <w:tabs>
              <w:tab w:val="left" w:pos="440"/>
              <w:tab w:val="right" w:leader="dot" w:pos="8494"/>
            </w:tabs>
            <w:rPr>
              <w:rFonts w:cstheme="minorBidi"/>
              <w:noProof/>
              <w:kern w:val="2"/>
              <w:sz w:val="21"/>
            </w:rPr>
          </w:pPr>
          <w:r>
            <w:fldChar w:fldCharType="begin"/>
          </w:r>
          <w:r>
            <w:instrText xml:space="preserve"> TOC \o "1-3" \h \z \u </w:instrText>
          </w:r>
          <w:r>
            <w:fldChar w:fldCharType="separate"/>
          </w:r>
          <w:hyperlink w:anchor="_Toc189069592" w:history="1">
            <w:r w:rsidR="00770861" w:rsidRPr="0036296E">
              <w:rPr>
                <w:rStyle w:val="afc"/>
                <w:rFonts w:ascii="Times New Roman" w:eastAsia="ＭＳ 明朝" w:hAnsi="Times New Roman"/>
                <w:noProof/>
              </w:rPr>
              <w:t>1.</w:t>
            </w:r>
            <w:r w:rsidR="00770861">
              <w:rPr>
                <w:rFonts w:cstheme="minorBidi"/>
                <w:noProof/>
                <w:kern w:val="2"/>
                <w:sz w:val="21"/>
              </w:rPr>
              <w:tab/>
            </w:r>
            <w:r w:rsidR="00770861" w:rsidRPr="0036296E">
              <w:rPr>
                <w:rStyle w:val="afc"/>
                <w:rFonts w:ascii="Times New Roman" w:eastAsia="ＭＳ 明朝" w:hAnsi="Times New Roman"/>
                <w:noProof/>
              </w:rPr>
              <w:t>研究の背景と目的</w:t>
            </w:r>
            <w:r w:rsidR="00770861">
              <w:rPr>
                <w:noProof/>
                <w:webHidden/>
              </w:rPr>
              <w:tab/>
            </w:r>
            <w:r w:rsidR="00770861">
              <w:rPr>
                <w:noProof/>
                <w:webHidden/>
              </w:rPr>
              <w:fldChar w:fldCharType="begin"/>
            </w:r>
            <w:r w:rsidR="00770861">
              <w:rPr>
                <w:noProof/>
                <w:webHidden/>
              </w:rPr>
              <w:instrText xml:space="preserve"> PAGEREF _Toc189069592 \h </w:instrText>
            </w:r>
            <w:r w:rsidR="00770861">
              <w:rPr>
                <w:noProof/>
                <w:webHidden/>
              </w:rPr>
            </w:r>
            <w:r w:rsidR="00770861">
              <w:rPr>
                <w:noProof/>
                <w:webHidden/>
              </w:rPr>
              <w:fldChar w:fldCharType="separate"/>
            </w:r>
            <w:r w:rsidR="00770861">
              <w:rPr>
                <w:noProof/>
                <w:webHidden/>
              </w:rPr>
              <w:t>5</w:t>
            </w:r>
            <w:r w:rsidR="00770861">
              <w:rPr>
                <w:noProof/>
                <w:webHidden/>
              </w:rPr>
              <w:fldChar w:fldCharType="end"/>
            </w:r>
          </w:hyperlink>
        </w:p>
        <w:p w14:paraId="27B76FFC" w14:textId="463EC8B6" w:rsidR="00770861" w:rsidRDefault="00770861">
          <w:pPr>
            <w:pStyle w:val="11"/>
            <w:tabs>
              <w:tab w:val="right" w:leader="dot" w:pos="8494"/>
            </w:tabs>
            <w:rPr>
              <w:rFonts w:cstheme="minorBidi"/>
              <w:noProof/>
              <w:kern w:val="2"/>
              <w:sz w:val="21"/>
            </w:rPr>
          </w:pPr>
          <w:hyperlink w:anchor="_Toc189069593" w:history="1">
            <w:r w:rsidRPr="0036296E">
              <w:rPr>
                <w:rStyle w:val="afc"/>
                <w:rFonts w:ascii="Times New Roman" w:eastAsia="ＭＳ 明朝" w:hAnsi="Times New Roman"/>
                <w:noProof/>
              </w:rPr>
              <w:t>2.</w:t>
            </w:r>
            <w:r w:rsidRPr="0036296E">
              <w:rPr>
                <w:rStyle w:val="afc"/>
                <w:rFonts w:ascii="Times New Roman" w:eastAsia="ＭＳ 明朝" w:hAnsi="Times New Roman"/>
                <w:noProof/>
              </w:rPr>
              <w:t xml:space="preserve">　機械学習について</w:t>
            </w:r>
            <w:r>
              <w:rPr>
                <w:noProof/>
                <w:webHidden/>
              </w:rPr>
              <w:tab/>
            </w:r>
            <w:r>
              <w:rPr>
                <w:noProof/>
                <w:webHidden/>
              </w:rPr>
              <w:fldChar w:fldCharType="begin"/>
            </w:r>
            <w:r>
              <w:rPr>
                <w:noProof/>
                <w:webHidden/>
              </w:rPr>
              <w:instrText xml:space="preserve"> PAGEREF _Toc189069593 \h </w:instrText>
            </w:r>
            <w:r>
              <w:rPr>
                <w:noProof/>
                <w:webHidden/>
              </w:rPr>
            </w:r>
            <w:r>
              <w:rPr>
                <w:noProof/>
                <w:webHidden/>
              </w:rPr>
              <w:fldChar w:fldCharType="separate"/>
            </w:r>
            <w:r>
              <w:rPr>
                <w:noProof/>
                <w:webHidden/>
              </w:rPr>
              <w:t>6</w:t>
            </w:r>
            <w:r>
              <w:rPr>
                <w:noProof/>
                <w:webHidden/>
              </w:rPr>
              <w:fldChar w:fldCharType="end"/>
            </w:r>
          </w:hyperlink>
        </w:p>
        <w:p w14:paraId="434FEF69" w14:textId="28AD8F86" w:rsidR="00770861" w:rsidRDefault="00770861">
          <w:pPr>
            <w:pStyle w:val="25"/>
            <w:tabs>
              <w:tab w:val="right" w:leader="dot" w:pos="8494"/>
            </w:tabs>
            <w:rPr>
              <w:rFonts w:cstheme="minorBidi"/>
              <w:noProof/>
              <w:kern w:val="2"/>
              <w:sz w:val="21"/>
            </w:rPr>
          </w:pPr>
          <w:hyperlink w:anchor="_Toc189069594" w:history="1">
            <w:r w:rsidRPr="0036296E">
              <w:rPr>
                <w:rStyle w:val="afc"/>
                <w:rFonts w:ascii="Times New Roman" w:eastAsia="ＭＳ 明朝" w:hAnsi="Times New Roman"/>
                <w:noProof/>
              </w:rPr>
              <w:t>2.1</w:t>
            </w:r>
            <w:r w:rsidRPr="0036296E">
              <w:rPr>
                <w:rStyle w:val="afc"/>
                <w:rFonts w:ascii="Times New Roman" w:eastAsia="ＭＳ 明朝" w:hAnsi="Times New Roman"/>
                <w:noProof/>
              </w:rPr>
              <w:t xml:space="preserve">　機械学習</w:t>
            </w:r>
            <w:r>
              <w:rPr>
                <w:noProof/>
                <w:webHidden/>
              </w:rPr>
              <w:tab/>
            </w:r>
            <w:r>
              <w:rPr>
                <w:noProof/>
                <w:webHidden/>
              </w:rPr>
              <w:fldChar w:fldCharType="begin"/>
            </w:r>
            <w:r>
              <w:rPr>
                <w:noProof/>
                <w:webHidden/>
              </w:rPr>
              <w:instrText xml:space="preserve"> PAGEREF _Toc189069594 \h </w:instrText>
            </w:r>
            <w:r>
              <w:rPr>
                <w:noProof/>
                <w:webHidden/>
              </w:rPr>
            </w:r>
            <w:r>
              <w:rPr>
                <w:noProof/>
                <w:webHidden/>
              </w:rPr>
              <w:fldChar w:fldCharType="separate"/>
            </w:r>
            <w:r>
              <w:rPr>
                <w:noProof/>
                <w:webHidden/>
              </w:rPr>
              <w:t>6</w:t>
            </w:r>
            <w:r>
              <w:rPr>
                <w:noProof/>
                <w:webHidden/>
              </w:rPr>
              <w:fldChar w:fldCharType="end"/>
            </w:r>
          </w:hyperlink>
        </w:p>
        <w:p w14:paraId="6CA07951" w14:textId="18A33246" w:rsidR="00770861" w:rsidRDefault="00770861">
          <w:pPr>
            <w:pStyle w:val="25"/>
            <w:tabs>
              <w:tab w:val="right" w:leader="dot" w:pos="8494"/>
            </w:tabs>
            <w:rPr>
              <w:rFonts w:cstheme="minorBidi"/>
              <w:noProof/>
              <w:kern w:val="2"/>
              <w:sz w:val="21"/>
            </w:rPr>
          </w:pPr>
          <w:hyperlink w:anchor="_Toc189069595" w:history="1">
            <w:r w:rsidRPr="0036296E">
              <w:rPr>
                <w:rStyle w:val="afc"/>
                <w:rFonts w:ascii="Times New Roman" w:eastAsia="ＭＳ 明朝" w:hAnsi="Times New Roman"/>
                <w:noProof/>
              </w:rPr>
              <w:t>2.2</w:t>
            </w:r>
            <w:r w:rsidRPr="0036296E">
              <w:rPr>
                <w:rStyle w:val="afc"/>
                <w:rFonts w:ascii="Times New Roman" w:eastAsia="ＭＳ 明朝" w:hAnsi="Times New Roman"/>
                <w:noProof/>
              </w:rPr>
              <w:t xml:space="preserve">　ニューラルネットワーク</w:t>
            </w:r>
            <w:r>
              <w:rPr>
                <w:noProof/>
                <w:webHidden/>
              </w:rPr>
              <w:tab/>
            </w:r>
            <w:r>
              <w:rPr>
                <w:noProof/>
                <w:webHidden/>
              </w:rPr>
              <w:fldChar w:fldCharType="begin"/>
            </w:r>
            <w:r>
              <w:rPr>
                <w:noProof/>
                <w:webHidden/>
              </w:rPr>
              <w:instrText xml:space="preserve"> PAGEREF _Toc189069595 \h </w:instrText>
            </w:r>
            <w:r>
              <w:rPr>
                <w:noProof/>
                <w:webHidden/>
              </w:rPr>
            </w:r>
            <w:r>
              <w:rPr>
                <w:noProof/>
                <w:webHidden/>
              </w:rPr>
              <w:fldChar w:fldCharType="separate"/>
            </w:r>
            <w:r>
              <w:rPr>
                <w:noProof/>
                <w:webHidden/>
              </w:rPr>
              <w:t>6</w:t>
            </w:r>
            <w:r>
              <w:rPr>
                <w:noProof/>
                <w:webHidden/>
              </w:rPr>
              <w:fldChar w:fldCharType="end"/>
            </w:r>
          </w:hyperlink>
        </w:p>
        <w:p w14:paraId="635B0106" w14:textId="073277A9" w:rsidR="00770861" w:rsidRDefault="00770861">
          <w:pPr>
            <w:pStyle w:val="25"/>
            <w:tabs>
              <w:tab w:val="right" w:leader="dot" w:pos="8494"/>
            </w:tabs>
            <w:rPr>
              <w:rFonts w:cstheme="minorBidi"/>
              <w:noProof/>
              <w:kern w:val="2"/>
              <w:sz w:val="21"/>
            </w:rPr>
          </w:pPr>
          <w:hyperlink w:anchor="_Toc189069596" w:history="1">
            <w:r w:rsidRPr="0036296E">
              <w:rPr>
                <w:rStyle w:val="afc"/>
                <w:rFonts w:ascii="Times New Roman" w:eastAsia="ＭＳ 明朝" w:hAnsi="Times New Roman"/>
                <w:noProof/>
              </w:rPr>
              <w:t>2.3</w:t>
            </w:r>
            <w:r w:rsidRPr="0036296E">
              <w:rPr>
                <w:rStyle w:val="afc"/>
                <w:rFonts w:ascii="Times New Roman" w:eastAsia="ＭＳ 明朝" w:hAnsi="Times New Roman"/>
                <w:noProof/>
              </w:rPr>
              <w:t xml:space="preserve">　</w:t>
            </w:r>
            <w:r w:rsidRPr="0036296E">
              <w:rPr>
                <w:rStyle w:val="afc"/>
                <w:rFonts w:ascii="Times New Roman" w:eastAsia="ＭＳ 明朝" w:hAnsi="Times New Roman"/>
                <w:noProof/>
              </w:rPr>
              <w:t>DNN</w:t>
            </w:r>
            <w:r w:rsidRPr="0036296E">
              <w:rPr>
                <w:rStyle w:val="afc"/>
                <w:rFonts w:ascii="Times New Roman" w:eastAsia="ＭＳ 明朝" w:hAnsi="Times New Roman"/>
                <w:noProof/>
              </w:rPr>
              <w:t>（</w:t>
            </w:r>
            <w:r w:rsidRPr="0036296E">
              <w:rPr>
                <w:rStyle w:val="afc"/>
                <w:rFonts w:ascii="Times New Roman" w:eastAsia="ＭＳ 明朝" w:hAnsi="Times New Roman"/>
                <w:noProof/>
              </w:rPr>
              <w:t>Deep Neural Network</w:t>
            </w:r>
            <w:r w:rsidRPr="0036296E">
              <w:rPr>
                <w:rStyle w:val="afc"/>
                <w:rFonts w:ascii="Times New Roman" w:eastAsia="ＭＳ 明朝" w:hAnsi="Times New Roman"/>
                <w:noProof/>
              </w:rPr>
              <w:t>）</w:t>
            </w:r>
            <w:r>
              <w:rPr>
                <w:noProof/>
                <w:webHidden/>
              </w:rPr>
              <w:tab/>
            </w:r>
            <w:r>
              <w:rPr>
                <w:noProof/>
                <w:webHidden/>
              </w:rPr>
              <w:fldChar w:fldCharType="begin"/>
            </w:r>
            <w:r>
              <w:rPr>
                <w:noProof/>
                <w:webHidden/>
              </w:rPr>
              <w:instrText xml:space="preserve"> PAGEREF _Toc189069596 \h </w:instrText>
            </w:r>
            <w:r>
              <w:rPr>
                <w:noProof/>
                <w:webHidden/>
              </w:rPr>
            </w:r>
            <w:r>
              <w:rPr>
                <w:noProof/>
                <w:webHidden/>
              </w:rPr>
              <w:fldChar w:fldCharType="separate"/>
            </w:r>
            <w:r>
              <w:rPr>
                <w:noProof/>
                <w:webHidden/>
              </w:rPr>
              <w:t>7</w:t>
            </w:r>
            <w:r>
              <w:rPr>
                <w:noProof/>
                <w:webHidden/>
              </w:rPr>
              <w:fldChar w:fldCharType="end"/>
            </w:r>
          </w:hyperlink>
        </w:p>
        <w:p w14:paraId="354332E6" w14:textId="50F7BBAE" w:rsidR="00770861" w:rsidRDefault="00770861">
          <w:pPr>
            <w:pStyle w:val="11"/>
            <w:tabs>
              <w:tab w:val="right" w:leader="dot" w:pos="8494"/>
            </w:tabs>
            <w:rPr>
              <w:rFonts w:cstheme="minorBidi"/>
              <w:noProof/>
              <w:kern w:val="2"/>
              <w:sz w:val="21"/>
            </w:rPr>
          </w:pPr>
          <w:hyperlink w:anchor="_Toc189069597" w:history="1">
            <w:r w:rsidRPr="0036296E">
              <w:rPr>
                <w:rStyle w:val="afc"/>
                <w:rFonts w:ascii="Times New Roman" w:eastAsia="ＭＳ 明朝" w:hAnsi="Times New Roman"/>
                <w:noProof/>
              </w:rPr>
              <w:t>3.</w:t>
            </w:r>
            <w:r w:rsidRPr="0036296E">
              <w:rPr>
                <w:rStyle w:val="afc"/>
                <w:rFonts w:ascii="Times New Roman" w:eastAsia="ＭＳ 明朝" w:hAnsi="Times New Roman"/>
                <w:noProof/>
              </w:rPr>
              <w:t xml:space="preserve">　研究手法</w:t>
            </w:r>
            <w:r>
              <w:rPr>
                <w:noProof/>
                <w:webHidden/>
              </w:rPr>
              <w:tab/>
            </w:r>
            <w:r>
              <w:rPr>
                <w:noProof/>
                <w:webHidden/>
              </w:rPr>
              <w:fldChar w:fldCharType="begin"/>
            </w:r>
            <w:r>
              <w:rPr>
                <w:noProof/>
                <w:webHidden/>
              </w:rPr>
              <w:instrText xml:space="preserve"> PAGEREF _Toc189069597 \h </w:instrText>
            </w:r>
            <w:r>
              <w:rPr>
                <w:noProof/>
                <w:webHidden/>
              </w:rPr>
            </w:r>
            <w:r>
              <w:rPr>
                <w:noProof/>
                <w:webHidden/>
              </w:rPr>
              <w:fldChar w:fldCharType="separate"/>
            </w:r>
            <w:r>
              <w:rPr>
                <w:noProof/>
                <w:webHidden/>
              </w:rPr>
              <w:t>7</w:t>
            </w:r>
            <w:r>
              <w:rPr>
                <w:noProof/>
                <w:webHidden/>
              </w:rPr>
              <w:fldChar w:fldCharType="end"/>
            </w:r>
          </w:hyperlink>
        </w:p>
        <w:p w14:paraId="6E0474B9" w14:textId="3C536BFF" w:rsidR="00770861" w:rsidRDefault="00770861">
          <w:pPr>
            <w:pStyle w:val="25"/>
            <w:tabs>
              <w:tab w:val="right" w:leader="dot" w:pos="8494"/>
            </w:tabs>
            <w:rPr>
              <w:rFonts w:cstheme="minorBidi"/>
              <w:noProof/>
              <w:kern w:val="2"/>
              <w:sz w:val="21"/>
            </w:rPr>
          </w:pPr>
          <w:hyperlink w:anchor="_Toc189069598" w:history="1">
            <w:r w:rsidRPr="0036296E">
              <w:rPr>
                <w:rStyle w:val="afc"/>
                <w:rFonts w:ascii="Times New Roman" w:eastAsia="ＭＳ 明朝" w:hAnsi="Times New Roman"/>
                <w:noProof/>
              </w:rPr>
              <w:t>3.1</w:t>
            </w:r>
            <w:r w:rsidRPr="0036296E">
              <w:rPr>
                <w:rStyle w:val="afc"/>
                <w:rFonts w:ascii="Times New Roman" w:eastAsia="ＭＳ 明朝" w:hAnsi="Times New Roman"/>
                <w:noProof/>
              </w:rPr>
              <w:t xml:space="preserve">　対象地点</w:t>
            </w:r>
            <w:r>
              <w:rPr>
                <w:noProof/>
                <w:webHidden/>
              </w:rPr>
              <w:tab/>
            </w:r>
            <w:r>
              <w:rPr>
                <w:noProof/>
                <w:webHidden/>
              </w:rPr>
              <w:fldChar w:fldCharType="begin"/>
            </w:r>
            <w:r>
              <w:rPr>
                <w:noProof/>
                <w:webHidden/>
              </w:rPr>
              <w:instrText xml:space="preserve"> PAGEREF _Toc189069598 \h </w:instrText>
            </w:r>
            <w:r>
              <w:rPr>
                <w:noProof/>
                <w:webHidden/>
              </w:rPr>
            </w:r>
            <w:r>
              <w:rPr>
                <w:noProof/>
                <w:webHidden/>
              </w:rPr>
              <w:fldChar w:fldCharType="separate"/>
            </w:r>
            <w:r>
              <w:rPr>
                <w:noProof/>
                <w:webHidden/>
              </w:rPr>
              <w:t>7</w:t>
            </w:r>
            <w:r>
              <w:rPr>
                <w:noProof/>
                <w:webHidden/>
              </w:rPr>
              <w:fldChar w:fldCharType="end"/>
            </w:r>
          </w:hyperlink>
        </w:p>
        <w:p w14:paraId="3BFECEE0" w14:textId="5B7856BF" w:rsidR="00770861" w:rsidRDefault="00770861">
          <w:pPr>
            <w:pStyle w:val="25"/>
            <w:tabs>
              <w:tab w:val="right" w:leader="dot" w:pos="8494"/>
            </w:tabs>
            <w:rPr>
              <w:rFonts w:cstheme="minorBidi"/>
              <w:noProof/>
              <w:kern w:val="2"/>
              <w:sz w:val="21"/>
            </w:rPr>
          </w:pPr>
          <w:hyperlink w:anchor="_Toc189069599" w:history="1">
            <w:r w:rsidRPr="0036296E">
              <w:rPr>
                <w:rStyle w:val="afc"/>
                <w:rFonts w:ascii="Times New Roman" w:eastAsia="ＭＳ 明朝" w:hAnsi="Times New Roman"/>
                <w:noProof/>
              </w:rPr>
              <w:t>3.2</w:t>
            </w:r>
            <w:r w:rsidRPr="0036296E">
              <w:rPr>
                <w:rStyle w:val="afc"/>
                <w:rFonts w:ascii="Times New Roman" w:eastAsia="ＭＳ 明朝" w:hAnsi="Times New Roman"/>
                <w:noProof/>
              </w:rPr>
              <w:t xml:space="preserve">　使用データ</w:t>
            </w:r>
            <w:r>
              <w:rPr>
                <w:noProof/>
                <w:webHidden/>
              </w:rPr>
              <w:tab/>
            </w:r>
            <w:r>
              <w:rPr>
                <w:noProof/>
                <w:webHidden/>
              </w:rPr>
              <w:fldChar w:fldCharType="begin"/>
            </w:r>
            <w:r>
              <w:rPr>
                <w:noProof/>
                <w:webHidden/>
              </w:rPr>
              <w:instrText xml:space="preserve"> PAGEREF _Toc189069599 \h </w:instrText>
            </w:r>
            <w:r>
              <w:rPr>
                <w:noProof/>
                <w:webHidden/>
              </w:rPr>
            </w:r>
            <w:r>
              <w:rPr>
                <w:noProof/>
                <w:webHidden/>
              </w:rPr>
              <w:fldChar w:fldCharType="separate"/>
            </w:r>
            <w:r>
              <w:rPr>
                <w:noProof/>
                <w:webHidden/>
              </w:rPr>
              <w:t>8</w:t>
            </w:r>
            <w:r>
              <w:rPr>
                <w:noProof/>
                <w:webHidden/>
              </w:rPr>
              <w:fldChar w:fldCharType="end"/>
            </w:r>
          </w:hyperlink>
        </w:p>
        <w:p w14:paraId="39532FFB" w14:textId="77071BDB" w:rsidR="00770861" w:rsidRDefault="00770861">
          <w:pPr>
            <w:pStyle w:val="25"/>
            <w:tabs>
              <w:tab w:val="right" w:leader="dot" w:pos="8494"/>
            </w:tabs>
            <w:rPr>
              <w:rFonts w:cstheme="minorBidi"/>
              <w:noProof/>
              <w:kern w:val="2"/>
              <w:sz w:val="21"/>
            </w:rPr>
          </w:pPr>
          <w:hyperlink w:anchor="_Toc189069600" w:history="1">
            <w:r w:rsidRPr="0036296E">
              <w:rPr>
                <w:rStyle w:val="afc"/>
                <w:rFonts w:ascii="Times New Roman" w:eastAsia="ＭＳ 明朝" w:hAnsi="Times New Roman"/>
                <w:noProof/>
              </w:rPr>
              <w:t>3.3</w:t>
            </w:r>
            <w:r w:rsidRPr="0036296E">
              <w:rPr>
                <w:rStyle w:val="afc"/>
                <w:rFonts w:ascii="Times New Roman" w:eastAsia="ＭＳ 明朝" w:hAnsi="Times New Roman"/>
                <w:noProof/>
              </w:rPr>
              <w:t xml:space="preserve">　モデル詳細</w:t>
            </w:r>
            <w:r>
              <w:rPr>
                <w:noProof/>
                <w:webHidden/>
              </w:rPr>
              <w:tab/>
            </w:r>
            <w:r>
              <w:rPr>
                <w:noProof/>
                <w:webHidden/>
              </w:rPr>
              <w:fldChar w:fldCharType="begin"/>
            </w:r>
            <w:r>
              <w:rPr>
                <w:noProof/>
                <w:webHidden/>
              </w:rPr>
              <w:instrText xml:space="preserve"> PAGEREF _Toc189069600 \h </w:instrText>
            </w:r>
            <w:r>
              <w:rPr>
                <w:noProof/>
                <w:webHidden/>
              </w:rPr>
            </w:r>
            <w:r>
              <w:rPr>
                <w:noProof/>
                <w:webHidden/>
              </w:rPr>
              <w:fldChar w:fldCharType="separate"/>
            </w:r>
            <w:r>
              <w:rPr>
                <w:noProof/>
                <w:webHidden/>
              </w:rPr>
              <w:t>9</w:t>
            </w:r>
            <w:r>
              <w:rPr>
                <w:noProof/>
                <w:webHidden/>
              </w:rPr>
              <w:fldChar w:fldCharType="end"/>
            </w:r>
          </w:hyperlink>
        </w:p>
        <w:p w14:paraId="47648A66" w14:textId="1F7234EF" w:rsidR="00770861" w:rsidRDefault="00770861">
          <w:pPr>
            <w:pStyle w:val="25"/>
            <w:tabs>
              <w:tab w:val="right" w:leader="dot" w:pos="8494"/>
            </w:tabs>
            <w:rPr>
              <w:rFonts w:cstheme="minorBidi"/>
              <w:noProof/>
              <w:kern w:val="2"/>
              <w:sz w:val="21"/>
            </w:rPr>
          </w:pPr>
          <w:hyperlink w:anchor="_Toc189069601" w:history="1">
            <w:r w:rsidRPr="0036296E">
              <w:rPr>
                <w:rStyle w:val="afc"/>
                <w:rFonts w:ascii="Times New Roman" w:eastAsia="ＭＳ 明朝" w:hAnsi="Times New Roman"/>
                <w:noProof/>
              </w:rPr>
              <w:t>3.4</w:t>
            </w:r>
            <w:r w:rsidRPr="0036296E">
              <w:rPr>
                <w:rStyle w:val="afc"/>
                <w:rFonts w:ascii="Times New Roman" w:eastAsia="ＭＳ 明朝" w:hAnsi="Times New Roman"/>
                <w:noProof/>
              </w:rPr>
              <w:t xml:space="preserve">　評価方法</w:t>
            </w:r>
            <w:r>
              <w:rPr>
                <w:noProof/>
                <w:webHidden/>
              </w:rPr>
              <w:tab/>
            </w:r>
            <w:r>
              <w:rPr>
                <w:noProof/>
                <w:webHidden/>
              </w:rPr>
              <w:fldChar w:fldCharType="begin"/>
            </w:r>
            <w:r>
              <w:rPr>
                <w:noProof/>
                <w:webHidden/>
              </w:rPr>
              <w:instrText xml:space="preserve"> PAGEREF _Toc189069601 \h </w:instrText>
            </w:r>
            <w:r>
              <w:rPr>
                <w:noProof/>
                <w:webHidden/>
              </w:rPr>
            </w:r>
            <w:r>
              <w:rPr>
                <w:noProof/>
                <w:webHidden/>
              </w:rPr>
              <w:fldChar w:fldCharType="separate"/>
            </w:r>
            <w:r>
              <w:rPr>
                <w:noProof/>
                <w:webHidden/>
              </w:rPr>
              <w:t>9</w:t>
            </w:r>
            <w:r>
              <w:rPr>
                <w:noProof/>
                <w:webHidden/>
              </w:rPr>
              <w:fldChar w:fldCharType="end"/>
            </w:r>
          </w:hyperlink>
        </w:p>
        <w:p w14:paraId="771E3934" w14:textId="00C31115" w:rsidR="00770861" w:rsidRDefault="00770861">
          <w:pPr>
            <w:pStyle w:val="31"/>
            <w:tabs>
              <w:tab w:val="right" w:leader="dot" w:pos="8494"/>
            </w:tabs>
            <w:rPr>
              <w:rFonts w:cstheme="minorBidi"/>
              <w:noProof/>
              <w:kern w:val="2"/>
              <w:sz w:val="21"/>
            </w:rPr>
          </w:pPr>
          <w:hyperlink w:anchor="_Toc189069602" w:history="1">
            <w:r w:rsidRPr="0036296E">
              <w:rPr>
                <w:rStyle w:val="afc"/>
                <w:rFonts w:ascii="Times New Roman" w:eastAsia="ＭＳ 明朝" w:hAnsi="Times New Roman"/>
                <w:noProof/>
              </w:rPr>
              <w:t>3.4.1</w:t>
            </w:r>
            <w:r w:rsidRPr="0036296E">
              <w:rPr>
                <w:rStyle w:val="afc"/>
                <w:rFonts w:ascii="Times New Roman" w:eastAsia="ＭＳ 明朝" w:hAnsi="Times New Roman"/>
                <w:noProof/>
              </w:rPr>
              <w:t xml:space="preserve">　モデル評価</w:t>
            </w:r>
            <w:r>
              <w:rPr>
                <w:noProof/>
                <w:webHidden/>
              </w:rPr>
              <w:tab/>
            </w:r>
            <w:r>
              <w:rPr>
                <w:noProof/>
                <w:webHidden/>
              </w:rPr>
              <w:fldChar w:fldCharType="begin"/>
            </w:r>
            <w:r>
              <w:rPr>
                <w:noProof/>
                <w:webHidden/>
              </w:rPr>
              <w:instrText xml:space="preserve"> PAGEREF _Toc189069602 \h </w:instrText>
            </w:r>
            <w:r>
              <w:rPr>
                <w:noProof/>
                <w:webHidden/>
              </w:rPr>
            </w:r>
            <w:r>
              <w:rPr>
                <w:noProof/>
                <w:webHidden/>
              </w:rPr>
              <w:fldChar w:fldCharType="separate"/>
            </w:r>
            <w:r>
              <w:rPr>
                <w:noProof/>
                <w:webHidden/>
              </w:rPr>
              <w:t>9</w:t>
            </w:r>
            <w:r>
              <w:rPr>
                <w:noProof/>
                <w:webHidden/>
              </w:rPr>
              <w:fldChar w:fldCharType="end"/>
            </w:r>
          </w:hyperlink>
        </w:p>
        <w:p w14:paraId="5D856B09" w14:textId="15ACCC43" w:rsidR="00770861" w:rsidRDefault="00770861">
          <w:pPr>
            <w:pStyle w:val="31"/>
            <w:tabs>
              <w:tab w:val="right" w:leader="dot" w:pos="8494"/>
            </w:tabs>
            <w:rPr>
              <w:rFonts w:cstheme="minorBidi"/>
              <w:noProof/>
              <w:kern w:val="2"/>
              <w:sz w:val="21"/>
            </w:rPr>
          </w:pPr>
          <w:hyperlink w:anchor="_Toc189069603" w:history="1">
            <w:r w:rsidRPr="0036296E">
              <w:rPr>
                <w:rStyle w:val="afc"/>
                <w:rFonts w:ascii="Times New Roman" w:eastAsia="ＭＳ 明朝" w:hAnsi="Times New Roman"/>
                <w:noProof/>
              </w:rPr>
              <w:t>3.4.2</w:t>
            </w:r>
            <w:r w:rsidRPr="0036296E">
              <w:rPr>
                <w:rStyle w:val="afc"/>
                <w:rFonts w:ascii="Times New Roman" w:eastAsia="ＭＳ 明朝" w:hAnsi="Times New Roman"/>
                <w:noProof/>
              </w:rPr>
              <w:t xml:space="preserve">　特徴量評価</w:t>
            </w:r>
            <w:r>
              <w:rPr>
                <w:noProof/>
                <w:webHidden/>
              </w:rPr>
              <w:tab/>
            </w:r>
            <w:r>
              <w:rPr>
                <w:noProof/>
                <w:webHidden/>
              </w:rPr>
              <w:fldChar w:fldCharType="begin"/>
            </w:r>
            <w:r>
              <w:rPr>
                <w:noProof/>
                <w:webHidden/>
              </w:rPr>
              <w:instrText xml:space="preserve"> PAGEREF _Toc189069603 \h </w:instrText>
            </w:r>
            <w:r>
              <w:rPr>
                <w:noProof/>
                <w:webHidden/>
              </w:rPr>
            </w:r>
            <w:r>
              <w:rPr>
                <w:noProof/>
                <w:webHidden/>
              </w:rPr>
              <w:fldChar w:fldCharType="separate"/>
            </w:r>
            <w:r>
              <w:rPr>
                <w:noProof/>
                <w:webHidden/>
              </w:rPr>
              <w:t>10</w:t>
            </w:r>
            <w:r>
              <w:rPr>
                <w:noProof/>
                <w:webHidden/>
              </w:rPr>
              <w:fldChar w:fldCharType="end"/>
            </w:r>
          </w:hyperlink>
        </w:p>
        <w:p w14:paraId="62682EE1" w14:textId="1D605D20" w:rsidR="00770861" w:rsidRDefault="00770861">
          <w:pPr>
            <w:pStyle w:val="25"/>
            <w:tabs>
              <w:tab w:val="right" w:leader="dot" w:pos="8494"/>
            </w:tabs>
            <w:rPr>
              <w:rFonts w:cstheme="minorBidi"/>
              <w:noProof/>
              <w:kern w:val="2"/>
              <w:sz w:val="21"/>
            </w:rPr>
          </w:pPr>
          <w:hyperlink w:anchor="_Toc189069604" w:history="1">
            <w:r w:rsidRPr="0036296E">
              <w:rPr>
                <w:rStyle w:val="afc"/>
                <w:rFonts w:ascii="Times New Roman" w:eastAsia="ＭＳ 明朝" w:hAnsi="Times New Roman"/>
                <w:noProof/>
              </w:rPr>
              <w:t>3.5</w:t>
            </w:r>
            <w:r w:rsidRPr="0036296E">
              <w:rPr>
                <w:rStyle w:val="afc"/>
                <w:rFonts w:ascii="Times New Roman" w:eastAsia="ＭＳ 明朝" w:hAnsi="Times New Roman"/>
                <w:noProof/>
              </w:rPr>
              <w:t xml:space="preserve">　特徴量の探索</w:t>
            </w:r>
            <w:r>
              <w:rPr>
                <w:noProof/>
                <w:webHidden/>
              </w:rPr>
              <w:tab/>
            </w:r>
            <w:r>
              <w:rPr>
                <w:noProof/>
                <w:webHidden/>
              </w:rPr>
              <w:fldChar w:fldCharType="begin"/>
            </w:r>
            <w:r>
              <w:rPr>
                <w:noProof/>
                <w:webHidden/>
              </w:rPr>
              <w:instrText xml:space="preserve"> PAGEREF _Toc189069604 \h </w:instrText>
            </w:r>
            <w:r>
              <w:rPr>
                <w:noProof/>
                <w:webHidden/>
              </w:rPr>
            </w:r>
            <w:r>
              <w:rPr>
                <w:noProof/>
                <w:webHidden/>
              </w:rPr>
              <w:fldChar w:fldCharType="separate"/>
            </w:r>
            <w:r>
              <w:rPr>
                <w:noProof/>
                <w:webHidden/>
              </w:rPr>
              <w:t>11</w:t>
            </w:r>
            <w:r>
              <w:rPr>
                <w:noProof/>
                <w:webHidden/>
              </w:rPr>
              <w:fldChar w:fldCharType="end"/>
            </w:r>
          </w:hyperlink>
        </w:p>
        <w:p w14:paraId="51DB5C2F" w14:textId="25E4CD96" w:rsidR="00770861" w:rsidRDefault="00770861">
          <w:pPr>
            <w:pStyle w:val="11"/>
            <w:tabs>
              <w:tab w:val="right" w:leader="dot" w:pos="8494"/>
            </w:tabs>
            <w:rPr>
              <w:rFonts w:cstheme="minorBidi"/>
              <w:noProof/>
              <w:kern w:val="2"/>
              <w:sz w:val="21"/>
            </w:rPr>
          </w:pPr>
          <w:hyperlink w:anchor="_Toc189069605" w:history="1">
            <w:r w:rsidRPr="0036296E">
              <w:rPr>
                <w:rStyle w:val="afc"/>
                <w:rFonts w:ascii="Times New Roman" w:eastAsia="ＭＳ 明朝" w:hAnsi="Times New Roman"/>
                <w:noProof/>
              </w:rPr>
              <w:t>4.</w:t>
            </w:r>
            <w:r w:rsidRPr="0036296E">
              <w:rPr>
                <w:rStyle w:val="afc"/>
                <w:rFonts w:ascii="Times New Roman" w:eastAsia="ＭＳ 明朝" w:hAnsi="Times New Roman"/>
                <w:noProof/>
              </w:rPr>
              <w:t xml:space="preserve">　学習結果</w:t>
            </w:r>
            <w:r>
              <w:rPr>
                <w:noProof/>
                <w:webHidden/>
              </w:rPr>
              <w:tab/>
            </w:r>
            <w:r>
              <w:rPr>
                <w:noProof/>
                <w:webHidden/>
              </w:rPr>
              <w:fldChar w:fldCharType="begin"/>
            </w:r>
            <w:r>
              <w:rPr>
                <w:noProof/>
                <w:webHidden/>
              </w:rPr>
              <w:instrText xml:space="preserve"> PAGEREF _Toc189069605 \h </w:instrText>
            </w:r>
            <w:r>
              <w:rPr>
                <w:noProof/>
                <w:webHidden/>
              </w:rPr>
            </w:r>
            <w:r>
              <w:rPr>
                <w:noProof/>
                <w:webHidden/>
              </w:rPr>
              <w:fldChar w:fldCharType="separate"/>
            </w:r>
            <w:r>
              <w:rPr>
                <w:noProof/>
                <w:webHidden/>
              </w:rPr>
              <w:t>11</w:t>
            </w:r>
            <w:r>
              <w:rPr>
                <w:noProof/>
                <w:webHidden/>
              </w:rPr>
              <w:fldChar w:fldCharType="end"/>
            </w:r>
          </w:hyperlink>
        </w:p>
        <w:p w14:paraId="676C46DF" w14:textId="5381F1C4" w:rsidR="00770861" w:rsidRDefault="00770861">
          <w:pPr>
            <w:pStyle w:val="25"/>
            <w:tabs>
              <w:tab w:val="right" w:leader="dot" w:pos="8494"/>
            </w:tabs>
            <w:rPr>
              <w:rFonts w:cstheme="minorBidi"/>
              <w:noProof/>
              <w:kern w:val="2"/>
              <w:sz w:val="21"/>
            </w:rPr>
          </w:pPr>
          <w:hyperlink w:anchor="_Toc189069606" w:history="1">
            <w:r w:rsidRPr="0036296E">
              <w:rPr>
                <w:rStyle w:val="afc"/>
                <w:rFonts w:ascii="Times New Roman" w:eastAsia="ＭＳ 明朝" w:hAnsi="Times New Roman"/>
                <w:noProof/>
              </w:rPr>
              <w:t>4.1</w:t>
            </w:r>
            <w:r w:rsidRPr="0036296E">
              <w:rPr>
                <w:rStyle w:val="afc"/>
                <w:rFonts w:ascii="Times New Roman" w:eastAsia="ＭＳ 明朝" w:hAnsi="Times New Roman"/>
                <w:noProof/>
              </w:rPr>
              <w:t xml:space="preserve">　東秩父</w:t>
            </w:r>
            <w:r>
              <w:rPr>
                <w:noProof/>
                <w:webHidden/>
              </w:rPr>
              <w:tab/>
            </w:r>
            <w:r>
              <w:rPr>
                <w:noProof/>
                <w:webHidden/>
              </w:rPr>
              <w:fldChar w:fldCharType="begin"/>
            </w:r>
            <w:r>
              <w:rPr>
                <w:noProof/>
                <w:webHidden/>
              </w:rPr>
              <w:instrText xml:space="preserve"> PAGEREF _Toc189069606 \h </w:instrText>
            </w:r>
            <w:r>
              <w:rPr>
                <w:noProof/>
                <w:webHidden/>
              </w:rPr>
            </w:r>
            <w:r>
              <w:rPr>
                <w:noProof/>
                <w:webHidden/>
              </w:rPr>
              <w:fldChar w:fldCharType="separate"/>
            </w:r>
            <w:r>
              <w:rPr>
                <w:noProof/>
                <w:webHidden/>
              </w:rPr>
              <w:t>11</w:t>
            </w:r>
            <w:r>
              <w:rPr>
                <w:noProof/>
                <w:webHidden/>
              </w:rPr>
              <w:fldChar w:fldCharType="end"/>
            </w:r>
          </w:hyperlink>
        </w:p>
        <w:p w14:paraId="3FE7C402" w14:textId="0F88E63F" w:rsidR="00770861" w:rsidRDefault="00770861">
          <w:pPr>
            <w:pStyle w:val="25"/>
            <w:tabs>
              <w:tab w:val="right" w:leader="dot" w:pos="8494"/>
            </w:tabs>
            <w:rPr>
              <w:rFonts w:cstheme="minorBidi"/>
              <w:noProof/>
              <w:kern w:val="2"/>
              <w:sz w:val="21"/>
            </w:rPr>
          </w:pPr>
          <w:hyperlink w:anchor="_Toc189069607" w:history="1">
            <w:r w:rsidRPr="0036296E">
              <w:rPr>
                <w:rStyle w:val="afc"/>
                <w:rFonts w:ascii="Times New Roman" w:eastAsia="ＭＳ 明朝" w:hAnsi="Times New Roman"/>
                <w:noProof/>
              </w:rPr>
              <w:t>4.2</w:t>
            </w:r>
            <w:r w:rsidRPr="0036296E">
              <w:rPr>
                <w:rStyle w:val="afc"/>
                <w:rFonts w:ascii="Times New Roman" w:eastAsia="ＭＳ 明朝" w:hAnsi="Times New Roman"/>
                <w:noProof/>
              </w:rPr>
              <w:t xml:space="preserve">　鴻巣</w:t>
            </w:r>
            <w:r>
              <w:rPr>
                <w:noProof/>
                <w:webHidden/>
              </w:rPr>
              <w:tab/>
            </w:r>
            <w:r>
              <w:rPr>
                <w:noProof/>
                <w:webHidden/>
              </w:rPr>
              <w:fldChar w:fldCharType="begin"/>
            </w:r>
            <w:r>
              <w:rPr>
                <w:noProof/>
                <w:webHidden/>
              </w:rPr>
              <w:instrText xml:space="preserve"> PAGEREF _Toc189069607 \h </w:instrText>
            </w:r>
            <w:r>
              <w:rPr>
                <w:noProof/>
                <w:webHidden/>
              </w:rPr>
            </w:r>
            <w:r>
              <w:rPr>
                <w:noProof/>
                <w:webHidden/>
              </w:rPr>
              <w:fldChar w:fldCharType="separate"/>
            </w:r>
            <w:r>
              <w:rPr>
                <w:noProof/>
                <w:webHidden/>
              </w:rPr>
              <w:t>15</w:t>
            </w:r>
            <w:r>
              <w:rPr>
                <w:noProof/>
                <w:webHidden/>
              </w:rPr>
              <w:fldChar w:fldCharType="end"/>
            </w:r>
          </w:hyperlink>
        </w:p>
        <w:p w14:paraId="39576941" w14:textId="191ED317" w:rsidR="00770861" w:rsidRDefault="00770861">
          <w:pPr>
            <w:pStyle w:val="25"/>
            <w:tabs>
              <w:tab w:val="right" w:leader="dot" w:pos="8494"/>
            </w:tabs>
            <w:rPr>
              <w:rFonts w:cstheme="minorBidi"/>
              <w:noProof/>
              <w:kern w:val="2"/>
              <w:sz w:val="21"/>
            </w:rPr>
          </w:pPr>
          <w:hyperlink w:anchor="_Toc189069608" w:history="1">
            <w:r w:rsidRPr="0036296E">
              <w:rPr>
                <w:rStyle w:val="afc"/>
                <w:rFonts w:ascii="Times New Roman" w:eastAsia="ＭＳ 明朝" w:hAnsi="Times New Roman"/>
                <w:noProof/>
              </w:rPr>
              <w:t>4.3</w:t>
            </w:r>
            <w:r w:rsidRPr="0036296E">
              <w:rPr>
                <w:rStyle w:val="afc"/>
                <w:rFonts w:ascii="Times New Roman" w:eastAsia="ＭＳ 明朝" w:hAnsi="Times New Roman"/>
                <w:noProof/>
              </w:rPr>
              <w:t xml:space="preserve">　幸手</w:t>
            </w:r>
            <w:r>
              <w:rPr>
                <w:noProof/>
                <w:webHidden/>
              </w:rPr>
              <w:tab/>
            </w:r>
            <w:r>
              <w:rPr>
                <w:noProof/>
                <w:webHidden/>
              </w:rPr>
              <w:fldChar w:fldCharType="begin"/>
            </w:r>
            <w:r>
              <w:rPr>
                <w:noProof/>
                <w:webHidden/>
              </w:rPr>
              <w:instrText xml:space="preserve"> PAGEREF _Toc189069608 \h </w:instrText>
            </w:r>
            <w:r>
              <w:rPr>
                <w:noProof/>
                <w:webHidden/>
              </w:rPr>
            </w:r>
            <w:r>
              <w:rPr>
                <w:noProof/>
                <w:webHidden/>
              </w:rPr>
              <w:fldChar w:fldCharType="separate"/>
            </w:r>
            <w:r>
              <w:rPr>
                <w:noProof/>
                <w:webHidden/>
              </w:rPr>
              <w:t>18</w:t>
            </w:r>
            <w:r>
              <w:rPr>
                <w:noProof/>
                <w:webHidden/>
              </w:rPr>
              <w:fldChar w:fldCharType="end"/>
            </w:r>
          </w:hyperlink>
        </w:p>
        <w:p w14:paraId="696DA4FF" w14:textId="3F62E374" w:rsidR="00770861" w:rsidRDefault="00770861">
          <w:pPr>
            <w:pStyle w:val="25"/>
            <w:tabs>
              <w:tab w:val="right" w:leader="dot" w:pos="8494"/>
            </w:tabs>
            <w:rPr>
              <w:rFonts w:cstheme="minorBidi"/>
              <w:noProof/>
              <w:kern w:val="2"/>
              <w:sz w:val="21"/>
            </w:rPr>
          </w:pPr>
          <w:hyperlink w:anchor="_Toc189069609" w:history="1">
            <w:r w:rsidRPr="0036296E">
              <w:rPr>
                <w:rStyle w:val="afc"/>
                <w:rFonts w:ascii="Times New Roman" w:eastAsia="ＭＳ 明朝" w:hAnsi="Times New Roman"/>
                <w:noProof/>
              </w:rPr>
              <w:t>4.4</w:t>
            </w:r>
            <w:r w:rsidRPr="0036296E">
              <w:rPr>
                <w:rStyle w:val="afc"/>
                <w:rFonts w:ascii="Times New Roman" w:eastAsia="ＭＳ 明朝" w:hAnsi="Times New Roman"/>
                <w:noProof/>
              </w:rPr>
              <w:t xml:space="preserve">　東青梅</w:t>
            </w:r>
            <w:r>
              <w:rPr>
                <w:noProof/>
                <w:webHidden/>
              </w:rPr>
              <w:tab/>
            </w:r>
            <w:r>
              <w:rPr>
                <w:noProof/>
                <w:webHidden/>
              </w:rPr>
              <w:fldChar w:fldCharType="begin"/>
            </w:r>
            <w:r>
              <w:rPr>
                <w:noProof/>
                <w:webHidden/>
              </w:rPr>
              <w:instrText xml:space="preserve"> PAGEREF _Toc189069609 \h </w:instrText>
            </w:r>
            <w:r>
              <w:rPr>
                <w:noProof/>
                <w:webHidden/>
              </w:rPr>
            </w:r>
            <w:r>
              <w:rPr>
                <w:noProof/>
                <w:webHidden/>
              </w:rPr>
              <w:fldChar w:fldCharType="separate"/>
            </w:r>
            <w:r>
              <w:rPr>
                <w:noProof/>
                <w:webHidden/>
              </w:rPr>
              <w:t>21</w:t>
            </w:r>
            <w:r>
              <w:rPr>
                <w:noProof/>
                <w:webHidden/>
              </w:rPr>
              <w:fldChar w:fldCharType="end"/>
            </w:r>
          </w:hyperlink>
        </w:p>
        <w:p w14:paraId="2E5FC84B" w14:textId="1572F5A0" w:rsidR="00770861" w:rsidRDefault="00770861">
          <w:pPr>
            <w:pStyle w:val="25"/>
            <w:tabs>
              <w:tab w:val="right" w:leader="dot" w:pos="8494"/>
            </w:tabs>
            <w:rPr>
              <w:rFonts w:cstheme="minorBidi"/>
              <w:noProof/>
              <w:kern w:val="2"/>
              <w:sz w:val="21"/>
            </w:rPr>
          </w:pPr>
          <w:hyperlink w:anchor="_Toc189069610" w:history="1">
            <w:r w:rsidRPr="0036296E">
              <w:rPr>
                <w:rStyle w:val="afc"/>
                <w:rFonts w:ascii="Times New Roman" w:eastAsia="ＭＳ 明朝" w:hAnsi="Times New Roman"/>
                <w:noProof/>
              </w:rPr>
              <w:t>4.5</w:t>
            </w:r>
            <w:r w:rsidRPr="0036296E">
              <w:rPr>
                <w:rStyle w:val="afc"/>
                <w:rFonts w:ascii="Times New Roman" w:eastAsia="ＭＳ 明朝" w:hAnsi="Times New Roman"/>
                <w:noProof/>
              </w:rPr>
              <w:t xml:space="preserve">　所沢</w:t>
            </w:r>
            <w:r>
              <w:rPr>
                <w:noProof/>
                <w:webHidden/>
              </w:rPr>
              <w:tab/>
            </w:r>
            <w:r>
              <w:rPr>
                <w:noProof/>
                <w:webHidden/>
              </w:rPr>
              <w:fldChar w:fldCharType="begin"/>
            </w:r>
            <w:r>
              <w:rPr>
                <w:noProof/>
                <w:webHidden/>
              </w:rPr>
              <w:instrText xml:space="preserve"> PAGEREF _Toc189069610 \h </w:instrText>
            </w:r>
            <w:r>
              <w:rPr>
                <w:noProof/>
                <w:webHidden/>
              </w:rPr>
            </w:r>
            <w:r>
              <w:rPr>
                <w:noProof/>
                <w:webHidden/>
              </w:rPr>
              <w:fldChar w:fldCharType="separate"/>
            </w:r>
            <w:r>
              <w:rPr>
                <w:noProof/>
                <w:webHidden/>
              </w:rPr>
              <w:t>24</w:t>
            </w:r>
            <w:r>
              <w:rPr>
                <w:noProof/>
                <w:webHidden/>
              </w:rPr>
              <w:fldChar w:fldCharType="end"/>
            </w:r>
          </w:hyperlink>
        </w:p>
        <w:p w14:paraId="2B93B02D" w14:textId="6C05A792" w:rsidR="00770861" w:rsidRDefault="00770861">
          <w:pPr>
            <w:pStyle w:val="25"/>
            <w:tabs>
              <w:tab w:val="right" w:leader="dot" w:pos="8494"/>
            </w:tabs>
            <w:rPr>
              <w:rFonts w:cstheme="minorBidi"/>
              <w:noProof/>
              <w:kern w:val="2"/>
              <w:sz w:val="21"/>
            </w:rPr>
          </w:pPr>
          <w:hyperlink w:anchor="_Toc189069611" w:history="1">
            <w:r w:rsidRPr="0036296E">
              <w:rPr>
                <w:rStyle w:val="afc"/>
                <w:rFonts w:ascii="Times New Roman" w:eastAsia="ＭＳ 明朝" w:hAnsi="Times New Roman"/>
                <w:noProof/>
              </w:rPr>
              <w:t>4.6</w:t>
            </w:r>
            <w:r w:rsidRPr="0036296E">
              <w:rPr>
                <w:rStyle w:val="afc"/>
                <w:rFonts w:ascii="Times New Roman" w:eastAsia="ＭＳ 明朝" w:hAnsi="Times New Roman"/>
                <w:noProof/>
              </w:rPr>
              <w:t xml:space="preserve">　草加</w:t>
            </w:r>
            <w:r>
              <w:rPr>
                <w:noProof/>
                <w:webHidden/>
              </w:rPr>
              <w:tab/>
            </w:r>
            <w:r>
              <w:rPr>
                <w:noProof/>
                <w:webHidden/>
              </w:rPr>
              <w:fldChar w:fldCharType="begin"/>
            </w:r>
            <w:r>
              <w:rPr>
                <w:noProof/>
                <w:webHidden/>
              </w:rPr>
              <w:instrText xml:space="preserve"> PAGEREF _Toc189069611 \h </w:instrText>
            </w:r>
            <w:r>
              <w:rPr>
                <w:noProof/>
                <w:webHidden/>
              </w:rPr>
            </w:r>
            <w:r>
              <w:rPr>
                <w:noProof/>
                <w:webHidden/>
              </w:rPr>
              <w:fldChar w:fldCharType="separate"/>
            </w:r>
            <w:r>
              <w:rPr>
                <w:noProof/>
                <w:webHidden/>
              </w:rPr>
              <w:t>27</w:t>
            </w:r>
            <w:r>
              <w:rPr>
                <w:noProof/>
                <w:webHidden/>
              </w:rPr>
              <w:fldChar w:fldCharType="end"/>
            </w:r>
          </w:hyperlink>
        </w:p>
        <w:p w14:paraId="5BDA7A66" w14:textId="361763FC" w:rsidR="00770861" w:rsidRDefault="00770861">
          <w:pPr>
            <w:pStyle w:val="25"/>
            <w:tabs>
              <w:tab w:val="right" w:leader="dot" w:pos="8494"/>
            </w:tabs>
            <w:rPr>
              <w:rFonts w:cstheme="minorBidi"/>
              <w:noProof/>
              <w:kern w:val="2"/>
              <w:sz w:val="21"/>
            </w:rPr>
          </w:pPr>
          <w:hyperlink w:anchor="_Toc189069612" w:history="1">
            <w:r w:rsidRPr="0036296E">
              <w:rPr>
                <w:rStyle w:val="afc"/>
                <w:rFonts w:ascii="Times New Roman" w:eastAsia="ＭＳ 明朝" w:hAnsi="Times New Roman"/>
                <w:noProof/>
              </w:rPr>
              <w:t>4.7</w:t>
            </w:r>
            <w:r w:rsidRPr="0036296E">
              <w:rPr>
                <w:rStyle w:val="afc"/>
                <w:rFonts w:ascii="Times New Roman" w:eastAsia="ＭＳ 明朝" w:hAnsi="Times New Roman"/>
                <w:noProof/>
              </w:rPr>
              <w:t xml:space="preserve">　多摩市愛宕</w:t>
            </w:r>
            <w:r>
              <w:rPr>
                <w:noProof/>
                <w:webHidden/>
              </w:rPr>
              <w:tab/>
            </w:r>
            <w:r>
              <w:rPr>
                <w:noProof/>
                <w:webHidden/>
              </w:rPr>
              <w:fldChar w:fldCharType="begin"/>
            </w:r>
            <w:r>
              <w:rPr>
                <w:noProof/>
                <w:webHidden/>
              </w:rPr>
              <w:instrText xml:space="preserve"> PAGEREF _Toc189069612 \h </w:instrText>
            </w:r>
            <w:r>
              <w:rPr>
                <w:noProof/>
                <w:webHidden/>
              </w:rPr>
            </w:r>
            <w:r>
              <w:rPr>
                <w:noProof/>
                <w:webHidden/>
              </w:rPr>
              <w:fldChar w:fldCharType="separate"/>
            </w:r>
            <w:r>
              <w:rPr>
                <w:noProof/>
                <w:webHidden/>
              </w:rPr>
              <w:t>30</w:t>
            </w:r>
            <w:r>
              <w:rPr>
                <w:noProof/>
                <w:webHidden/>
              </w:rPr>
              <w:fldChar w:fldCharType="end"/>
            </w:r>
          </w:hyperlink>
        </w:p>
        <w:p w14:paraId="679682E7" w14:textId="1640EE2B" w:rsidR="00770861" w:rsidRDefault="00770861">
          <w:pPr>
            <w:pStyle w:val="25"/>
            <w:tabs>
              <w:tab w:val="right" w:leader="dot" w:pos="8494"/>
            </w:tabs>
            <w:rPr>
              <w:rFonts w:cstheme="minorBidi"/>
              <w:noProof/>
              <w:kern w:val="2"/>
              <w:sz w:val="21"/>
            </w:rPr>
          </w:pPr>
          <w:hyperlink w:anchor="_Toc189069613" w:history="1">
            <w:r w:rsidRPr="0036296E">
              <w:rPr>
                <w:rStyle w:val="afc"/>
                <w:rFonts w:ascii="Times New Roman" w:eastAsia="ＭＳ 明朝" w:hAnsi="Times New Roman"/>
                <w:noProof/>
              </w:rPr>
              <w:t>4.8</w:t>
            </w:r>
            <w:r w:rsidRPr="0036296E">
              <w:rPr>
                <w:rStyle w:val="afc"/>
                <w:rFonts w:ascii="Times New Roman" w:eastAsia="ＭＳ 明朝" w:hAnsi="Times New Roman"/>
                <w:noProof/>
              </w:rPr>
              <w:t xml:space="preserve">　世田谷</w:t>
            </w:r>
            <w:r>
              <w:rPr>
                <w:noProof/>
                <w:webHidden/>
              </w:rPr>
              <w:tab/>
            </w:r>
            <w:r>
              <w:rPr>
                <w:noProof/>
                <w:webHidden/>
              </w:rPr>
              <w:fldChar w:fldCharType="begin"/>
            </w:r>
            <w:r>
              <w:rPr>
                <w:noProof/>
                <w:webHidden/>
              </w:rPr>
              <w:instrText xml:space="preserve"> PAGEREF _Toc189069613 \h </w:instrText>
            </w:r>
            <w:r>
              <w:rPr>
                <w:noProof/>
                <w:webHidden/>
              </w:rPr>
            </w:r>
            <w:r>
              <w:rPr>
                <w:noProof/>
                <w:webHidden/>
              </w:rPr>
              <w:fldChar w:fldCharType="separate"/>
            </w:r>
            <w:r>
              <w:rPr>
                <w:noProof/>
                <w:webHidden/>
              </w:rPr>
              <w:t>33</w:t>
            </w:r>
            <w:r>
              <w:rPr>
                <w:noProof/>
                <w:webHidden/>
              </w:rPr>
              <w:fldChar w:fldCharType="end"/>
            </w:r>
          </w:hyperlink>
        </w:p>
        <w:p w14:paraId="1428CEAF" w14:textId="470DD365" w:rsidR="00770861" w:rsidRDefault="00770861">
          <w:pPr>
            <w:pStyle w:val="25"/>
            <w:tabs>
              <w:tab w:val="right" w:leader="dot" w:pos="8494"/>
            </w:tabs>
            <w:rPr>
              <w:rFonts w:cstheme="minorBidi"/>
              <w:noProof/>
              <w:kern w:val="2"/>
              <w:sz w:val="21"/>
            </w:rPr>
          </w:pPr>
          <w:hyperlink w:anchor="_Toc189069614" w:history="1">
            <w:r w:rsidRPr="0036296E">
              <w:rPr>
                <w:rStyle w:val="afc"/>
                <w:rFonts w:ascii="Times New Roman" w:eastAsia="ＭＳ 明朝" w:hAnsi="Times New Roman"/>
                <w:noProof/>
              </w:rPr>
              <w:t>4.9</w:t>
            </w:r>
            <w:r w:rsidRPr="0036296E">
              <w:rPr>
                <w:rStyle w:val="afc"/>
                <w:rFonts w:ascii="Times New Roman" w:eastAsia="ＭＳ 明朝" w:hAnsi="Times New Roman"/>
                <w:noProof/>
              </w:rPr>
              <w:t xml:space="preserve">　南葛西</w:t>
            </w:r>
            <w:r>
              <w:rPr>
                <w:noProof/>
                <w:webHidden/>
              </w:rPr>
              <w:tab/>
            </w:r>
            <w:r>
              <w:rPr>
                <w:noProof/>
                <w:webHidden/>
              </w:rPr>
              <w:fldChar w:fldCharType="begin"/>
            </w:r>
            <w:r>
              <w:rPr>
                <w:noProof/>
                <w:webHidden/>
              </w:rPr>
              <w:instrText xml:space="preserve"> PAGEREF _Toc189069614 \h </w:instrText>
            </w:r>
            <w:r>
              <w:rPr>
                <w:noProof/>
                <w:webHidden/>
              </w:rPr>
            </w:r>
            <w:r>
              <w:rPr>
                <w:noProof/>
                <w:webHidden/>
              </w:rPr>
              <w:fldChar w:fldCharType="separate"/>
            </w:r>
            <w:r>
              <w:rPr>
                <w:noProof/>
                <w:webHidden/>
              </w:rPr>
              <w:t>36</w:t>
            </w:r>
            <w:r>
              <w:rPr>
                <w:noProof/>
                <w:webHidden/>
              </w:rPr>
              <w:fldChar w:fldCharType="end"/>
            </w:r>
          </w:hyperlink>
        </w:p>
        <w:p w14:paraId="7C8DBF3A" w14:textId="082740A4" w:rsidR="00770861" w:rsidRDefault="00770861">
          <w:pPr>
            <w:pStyle w:val="11"/>
            <w:tabs>
              <w:tab w:val="right" w:leader="dot" w:pos="8494"/>
            </w:tabs>
            <w:rPr>
              <w:rFonts w:cstheme="minorBidi"/>
              <w:noProof/>
              <w:kern w:val="2"/>
              <w:sz w:val="21"/>
            </w:rPr>
          </w:pPr>
          <w:hyperlink w:anchor="_Toc189069615" w:history="1">
            <w:r w:rsidRPr="0036296E">
              <w:rPr>
                <w:rStyle w:val="afc"/>
                <w:rFonts w:ascii="Times New Roman" w:eastAsia="ＭＳ 明朝" w:hAnsi="Times New Roman"/>
                <w:noProof/>
              </w:rPr>
              <w:t>5.</w:t>
            </w:r>
            <w:r w:rsidRPr="0036296E">
              <w:rPr>
                <w:rStyle w:val="afc"/>
                <w:rFonts w:ascii="Times New Roman" w:eastAsia="ＭＳ 明朝" w:hAnsi="Times New Roman"/>
                <w:noProof/>
              </w:rPr>
              <w:t xml:space="preserve">　考察</w:t>
            </w:r>
            <w:r>
              <w:rPr>
                <w:noProof/>
                <w:webHidden/>
              </w:rPr>
              <w:tab/>
            </w:r>
            <w:r>
              <w:rPr>
                <w:noProof/>
                <w:webHidden/>
              </w:rPr>
              <w:fldChar w:fldCharType="begin"/>
            </w:r>
            <w:r>
              <w:rPr>
                <w:noProof/>
                <w:webHidden/>
              </w:rPr>
              <w:instrText xml:space="preserve"> PAGEREF _Toc189069615 \h </w:instrText>
            </w:r>
            <w:r>
              <w:rPr>
                <w:noProof/>
                <w:webHidden/>
              </w:rPr>
            </w:r>
            <w:r>
              <w:rPr>
                <w:noProof/>
                <w:webHidden/>
              </w:rPr>
              <w:fldChar w:fldCharType="separate"/>
            </w:r>
            <w:r>
              <w:rPr>
                <w:noProof/>
                <w:webHidden/>
              </w:rPr>
              <w:t>39</w:t>
            </w:r>
            <w:r>
              <w:rPr>
                <w:noProof/>
                <w:webHidden/>
              </w:rPr>
              <w:fldChar w:fldCharType="end"/>
            </w:r>
          </w:hyperlink>
        </w:p>
        <w:p w14:paraId="64EE01FD" w14:textId="220F6BEE" w:rsidR="00770861" w:rsidRDefault="00770861">
          <w:pPr>
            <w:pStyle w:val="25"/>
            <w:tabs>
              <w:tab w:val="right" w:leader="dot" w:pos="8494"/>
            </w:tabs>
            <w:rPr>
              <w:rFonts w:cstheme="minorBidi"/>
              <w:noProof/>
              <w:kern w:val="2"/>
              <w:sz w:val="21"/>
            </w:rPr>
          </w:pPr>
          <w:hyperlink w:anchor="_Toc189069616" w:history="1">
            <w:r w:rsidRPr="0036296E">
              <w:rPr>
                <w:rStyle w:val="afc"/>
                <w:rFonts w:ascii="Times New Roman" w:eastAsia="ＭＳ 明朝" w:hAnsi="Times New Roman"/>
                <w:noProof/>
              </w:rPr>
              <w:t>5.1</w:t>
            </w:r>
            <w:r w:rsidRPr="0036296E">
              <w:rPr>
                <w:rStyle w:val="afc"/>
                <w:rFonts w:ascii="Times New Roman" w:eastAsia="ＭＳ 明朝" w:hAnsi="Times New Roman"/>
                <w:noProof/>
              </w:rPr>
              <w:t xml:space="preserve">　各地点の最適な特徴量</w:t>
            </w:r>
            <w:r>
              <w:rPr>
                <w:noProof/>
                <w:webHidden/>
              </w:rPr>
              <w:tab/>
            </w:r>
            <w:r>
              <w:rPr>
                <w:noProof/>
                <w:webHidden/>
              </w:rPr>
              <w:fldChar w:fldCharType="begin"/>
            </w:r>
            <w:r>
              <w:rPr>
                <w:noProof/>
                <w:webHidden/>
              </w:rPr>
              <w:instrText xml:space="preserve"> PAGEREF _Toc189069616 \h </w:instrText>
            </w:r>
            <w:r>
              <w:rPr>
                <w:noProof/>
                <w:webHidden/>
              </w:rPr>
            </w:r>
            <w:r>
              <w:rPr>
                <w:noProof/>
                <w:webHidden/>
              </w:rPr>
              <w:fldChar w:fldCharType="separate"/>
            </w:r>
            <w:r>
              <w:rPr>
                <w:noProof/>
                <w:webHidden/>
              </w:rPr>
              <w:t>39</w:t>
            </w:r>
            <w:r>
              <w:rPr>
                <w:noProof/>
                <w:webHidden/>
              </w:rPr>
              <w:fldChar w:fldCharType="end"/>
            </w:r>
          </w:hyperlink>
        </w:p>
        <w:p w14:paraId="19CF32BC" w14:textId="23679E49" w:rsidR="00770861" w:rsidRDefault="00770861">
          <w:pPr>
            <w:pStyle w:val="11"/>
            <w:tabs>
              <w:tab w:val="right" w:leader="dot" w:pos="8494"/>
            </w:tabs>
            <w:rPr>
              <w:rFonts w:cstheme="minorBidi"/>
              <w:noProof/>
              <w:kern w:val="2"/>
              <w:sz w:val="21"/>
            </w:rPr>
          </w:pPr>
          <w:hyperlink w:anchor="_Toc189069617" w:history="1">
            <w:r w:rsidRPr="0036296E">
              <w:rPr>
                <w:rStyle w:val="afc"/>
                <w:rFonts w:ascii="Times New Roman" w:eastAsia="ＭＳ 明朝" w:hAnsi="Times New Roman"/>
                <w:noProof/>
              </w:rPr>
              <w:t>6.</w:t>
            </w:r>
            <w:r w:rsidRPr="0036296E">
              <w:rPr>
                <w:rStyle w:val="afc"/>
                <w:rFonts w:ascii="Times New Roman" w:eastAsia="ＭＳ 明朝" w:hAnsi="Times New Roman"/>
                <w:noProof/>
              </w:rPr>
              <w:t xml:space="preserve">　まとめ</w:t>
            </w:r>
            <w:r>
              <w:rPr>
                <w:noProof/>
                <w:webHidden/>
              </w:rPr>
              <w:tab/>
            </w:r>
            <w:r>
              <w:rPr>
                <w:noProof/>
                <w:webHidden/>
              </w:rPr>
              <w:fldChar w:fldCharType="begin"/>
            </w:r>
            <w:r>
              <w:rPr>
                <w:noProof/>
                <w:webHidden/>
              </w:rPr>
              <w:instrText xml:space="preserve"> PAGEREF _Toc189069617 \h </w:instrText>
            </w:r>
            <w:r>
              <w:rPr>
                <w:noProof/>
                <w:webHidden/>
              </w:rPr>
            </w:r>
            <w:r>
              <w:rPr>
                <w:noProof/>
                <w:webHidden/>
              </w:rPr>
              <w:fldChar w:fldCharType="separate"/>
            </w:r>
            <w:r>
              <w:rPr>
                <w:noProof/>
                <w:webHidden/>
              </w:rPr>
              <w:t>41</w:t>
            </w:r>
            <w:r>
              <w:rPr>
                <w:noProof/>
                <w:webHidden/>
              </w:rPr>
              <w:fldChar w:fldCharType="end"/>
            </w:r>
          </w:hyperlink>
        </w:p>
        <w:p w14:paraId="3CDA1862" w14:textId="26C221DB" w:rsidR="00770861" w:rsidRDefault="00770861">
          <w:pPr>
            <w:pStyle w:val="11"/>
            <w:tabs>
              <w:tab w:val="right" w:leader="dot" w:pos="8494"/>
            </w:tabs>
            <w:rPr>
              <w:rFonts w:cstheme="minorBidi"/>
              <w:noProof/>
              <w:kern w:val="2"/>
              <w:sz w:val="21"/>
            </w:rPr>
          </w:pPr>
          <w:hyperlink w:anchor="_Toc189069618" w:history="1">
            <w:r w:rsidRPr="0036296E">
              <w:rPr>
                <w:rStyle w:val="afc"/>
                <w:rFonts w:ascii="Times New Roman" w:eastAsia="ＭＳ 明朝" w:hAnsi="Times New Roman"/>
                <w:noProof/>
              </w:rPr>
              <w:t>7.</w:t>
            </w:r>
            <w:r w:rsidRPr="0036296E">
              <w:rPr>
                <w:rStyle w:val="afc"/>
                <w:rFonts w:ascii="Times New Roman" w:eastAsia="ＭＳ 明朝" w:hAnsi="Times New Roman"/>
                <w:noProof/>
              </w:rPr>
              <w:t xml:space="preserve">　謝辞</w:t>
            </w:r>
            <w:r>
              <w:rPr>
                <w:noProof/>
                <w:webHidden/>
              </w:rPr>
              <w:tab/>
            </w:r>
            <w:r>
              <w:rPr>
                <w:noProof/>
                <w:webHidden/>
              </w:rPr>
              <w:fldChar w:fldCharType="begin"/>
            </w:r>
            <w:r>
              <w:rPr>
                <w:noProof/>
                <w:webHidden/>
              </w:rPr>
              <w:instrText xml:space="preserve"> PAGEREF _Toc189069618 \h </w:instrText>
            </w:r>
            <w:r>
              <w:rPr>
                <w:noProof/>
                <w:webHidden/>
              </w:rPr>
            </w:r>
            <w:r>
              <w:rPr>
                <w:noProof/>
                <w:webHidden/>
              </w:rPr>
              <w:fldChar w:fldCharType="separate"/>
            </w:r>
            <w:r>
              <w:rPr>
                <w:noProof/>
                <w:webHidden/>
              </w:rPr>
              <w:t>41</w:t>
            </w:r>
            <w:r>
              <w:rPr>
                <w:noProof/>
                <w:webHidden/>
              </w:rPr>
              <w:fldChar w:fldCharType="end"/>
            </w:r>
          </w:hyperlink>
        </w:p>
        <w:p w14:paraId="15E64963" w14:textId="2142E9B6" w:rsidR="00770861" w:rsidRDefault="00770861">
          <w:pPr>
            <w:pStyle w:val="11"/>
            <w:tabs>
              <w:tab w:val="right" w:leader="dot" w:pos="8494"/>
            </w:tabs>
            <w:rPr>
              <w:rFonts w:cstheme="minorBidi"/>
              <w:noProof/>
              <w:kern w:val="2"/>
              <w:sz w:val="21"/>
            </w:rPr>
          </w:pPr>
          <w:hyperlink w:anchor="_Toc189069619" w:history="1">
            <w:r w:rsidRPr="0036296E">
              <w:rPr>
                <w:rStyle w:val="afc"/>
                <w:rFonts w:ascii="Times New Roman" w:eastAsia="ＭＳ 明朝" w:hAnsi="Times New Roman"/>
                <w:noProof/>
              </w:rPr>
              <w:t>8.</w:t>
            </w:r>
            <w:r w:rsidRPr="0036296E">
              <w:rPr>
                <w:rStyle w:val="afc"/>
                <w:rFonts w:ascii="Times New Roman" w:eastAsia="ＭＳ 明朝" w:hAnsi="Times New Roman"/>
                <w:noProof/>
              </w:rPr>
              <w:t xml:space="preserve">　参考文献</w:t>
            </w:r>
            <w:r>
              <w:rPr>
                <w:noProof/>
                <w:webHidden/>
              </w:rPr>
              <w:tab/>
            </w:r>
            <w:r>
              <w:rPr>
                <w:noProof/>
                <w:webHidden/>
              </w:rPr>
              <w:fldChar w:fldCharType="begin"/>
            </w:r>
            <w:r>
              <w:rPr>
                <w:noProof/>
                <w:webHidden/>
              </w:rPr>
              <w:instrText xml:space="preserve"> PAGEREF _Toc189069619 \h </w:instrText>
            </w:r>
            <w:r>
              <w:rPr>
                <w:noProof/>
                <w:webHidden/>
              </w:rPr>
            </w:r>
            <w:r>
              <w:rPr>
                <w:noProof/>
                <w:webHidden/>
              </w:rPr>
              <w:fldChar w:fldCharType="separate"/>
            </w:r>
            <w:r>
              <w:rPr>
                <w:noProof/>
                <w:webHidden/>
              </w:rPr>
              <w:t>42</w:t>
            </w:r>
            <w:r>
              <w:rPr>
                <w:noProof/>
                <w:webHidden/>
              </w:rPr>
              <w:fldChar w:fldCharType="end"/>
            </w:r>
          </w:hyperlink>
        </w:p>
        <w:p w14:paraId="15CC7B37" w14:textId="7357BDF3" w:rsidR="008335B8" w:rsidRPr="007671B2" w:rsidRDefault="008335B8">
          <w:pPr>
            <w:rPr>
              <w:rFonts w:ascii="Times New Roman" w:eastAsia="ＭＳ 明朝" w:hAnsi="Times New Roman"/>
            </w:rPr>
          </w:pPr>
          <w:r>
            <w:rPr>
              <w:b/>
              <w:bCs/>
              <w:lang w:val="ja-JP"/>
            </w:rPr>
            <w:fldChar w:fldCharType="end"/>
          </w:r>
        </w:p>
      </w:sdtContent>
    </w:sdt>
    <w:p w14:paraId="1B270A4E" w14:textId="77777777" w:rsidR="008335B8" w:rsidRPr="007671B2" w:rsidRDefault="008335B8" w:rsidP="008335B8">
      <w:pPr>
        <w:widowControl/>
        <w:jc w:val="left"/>
        <w:rPr>
          <w:rFonts w:ascii="Times New Roman" w:eastAsia="ＭＳ 明朝" w:hAnsi="Times New Roman"/>
        </w:rPr>
      </w:pPr>
    </w:p>
    <w:p w14:paraId="66F4DC17" w14:textId="488782FB" w:rsidR="00F51342" w:rsidRPr="007671B2" w:rsidRDefault="00F51342" w:rsidP="00F51342">
      <w:pPr>
        <w:widowControl/>
        <w:jc w:val="left"/>
        <w:rPr>
          <w:rFonts w:ascii="Times New Roman" w:eastAsia="ＭＳ 明朝" w:hAnsi="Times New Roman"/>
        </w:rPr>
      </w:pPr>
      <w:r w:rsidRPr="007671B2">
        <w:rPr>
          <w:rFonts w:ascii="Times New Roman" w:eastAsia="ＭＳ 明朝" w:hAnsi="Times New Roman"/>
        </w:rPr>
        <w:br w:type="page"/>
      </w:r>
      <w:bookmarkStart w:id="1" w:name="_GoBack"/>
    </w:p>
    <w:p w14:paraId="5ABE5C59" w14:textId="48EAE6A7" w:rsidR="008335B8" w:rsidRPr="007671B2" w:rsidRDefault="008335B8" w:rsidP="00003686">
      <w:pPr>
        <w:pStyle w:val="1"/>
        <w:numPr>
          <w:ilvl w:val="0"/>
          <w:numId w:val="9"/>
        </w:numPr>
        <w:rPr>
          <w:rFonts w:ascii="Times New Roman" w:eastAsia="ＭＳ 明朝" w:hAnsi="Times New Roman"/>
          <w:sz w:val="21"/>
          <w:szCs w:val="21"/>
        </w:rPr>
      </w:pPr>
      <w:bookmarkStart w:id="2" w:name="_Toc189069592"/>
      <w:bookmarkEnd w:id="1"/>
      <w:r w:rsidRPr="007671B2">
        <w:rPr>
          <w:rFonts w:ascii="Times New Roman" w:eastAsia="ＭＳ 明朝" w:hAnsi="Times New Roman"/>
          <w:sz w:val="21"/>
          <w:szCs w:val="21"/>
        </w:rPr>
        <w:lastRenderedPageBreak/>
        <w:t>研究の背景と目的</w:t>
      </w:r>
      <w:bookmarkEnd w:id="2"/>
    </w:p>
    <w:p w14:paraId="1C9E4035" w14:textId="5CE510B2"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光化学オキシダント</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7671B2">
        <w:rPr>
          <w:rFonts w:ascii="Times New Roman" w:eastAsia="ＭＳ 明朝" w:hAnsi="Times New Roman"/>
        </w:rPr>
        <w:t>大気汚染防止法に基づき</w:t>
      </w:r>
      <w:r w:rsidRPr="007671B2">
        <w:rPr>
          <w:rFonts w:ascii="Times New Roman" w:eastAsia="ＭＳ 明朝" w:hAnsi="Times New Roman" w:cs="Times New Roman"/>
        </w:rPr>
        <w:t>Ox</w:t>
      </w:r>
      <w:r w:rsidRPr="007671B2">
        <w:rPr>
          <w:rFonts w:ascii="Times New Roman" w:eastAsia="ＭＳ 明朝" w:hAnsi="Times New Roman"/>
        </w:rPr>
        <w:t>濃度の</w:t>
      </w:r>
      <w:r w:rsidRPr="007671B2">
        <w:rPr>
          <w:rFonts w:ascii="Times New Roman" w:eastAsia="ＭＳ 明朝" w:hAnsi="Times New Roman" w:cs="Times New Roman"/>
        </w:rPr>
        <w:t>１</w:t>
      </w:r>
      <w:r w:rsidRPr="007671B2">
        <w:rPr>
          <w:rFonts w:ascii="Times New Roman" w:eastAsia="ＭＳ 明朝" w:hAnsi="Times New Roman"/>
        </w:rPr>
        <w:t>時間値が</w:t>
      </w:r>
      <w:r w:rsidRPr="007671B2">
        <w:rPr>
          <w:rFonts w:ascii="Times New Roman" w:eastAsia="ＭＳ 明朝" w:hAnsi="Times New Roman" w:cs="Times New Roman"/>
        </w:rPr>
        <w:t>0.12ppm</w:t>
      </w:r>
      <w:r w:rsidRPr="007671B2">
        <w:rPr>
          <w:rFonts w:ascii="Times New Roman" w:eastAsia="ＭＳ 明朝" w:hAnsi="Times New Roman"/>
        </w:rPr>
        <w:t>以上になり、気象条件からみてその状態が継続すると認められる場合に都道府県知事等が発令</w:t>
      </w:r>
      <w:r w:rsidRPr="007671B2">
        <w:rPr>
          <w:rFonts w:ascii="Times New Roman" w:eastAsia="ＭＳ 明朝" w:hAnsi="Times New Roman" w:hint="eastAsia"/>
        </w:rPr>
        <w:t>を行うものである</w:t>
      </w:r>
      <w:r w:rsidRPr="007671B2">
        <w:rPr>
          <w:rFonts w:ascii="Times New Roman" w:eastAsia="ＭＳ 明朝" w:hAnsi="Times New Roman" w:hint="eastAsia"/>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。令和</w:t>
      </w:r>
      <w:r w:rsidRPr="007671B2">
        <w:rPr>
          <w:rFonts w:ascii="Times New Roman" w:eastAsia="ＭＳ 明朝" w:hAnsi="Times New Roman" w:cs="Times New Roman"/>
        </w:rPr>
        <w:t>5</w:t>
      </w:r>
      <w:r w:rsidRPr="007671B2">
        <w:rPr>
          <w:rFonts w:ascii="Times New Roman" w:eastAsia="ＭＳ 明朝" w:hAnsi="Times New Roman" w:hint="eastAsia"/>
        </w:rPr>
        <w:t>年の</w:t>
      </w:r>
      <w:r w:rsidRPr="007671B2">
        <w:rPr>
          <w:rFonts w:ascii="Times New Roman" w:eastAsia="ＭＳ 明朝" w:hAnsi="Times New Roman" w:cs="Times New Roman"/>
        </w:rPr>
        <w:t>Ox</w:t>
      </w:r>
      <w:r w:rsidRPr="007671B2">
        <w:rPr>
          <w:rFonts w:ascii="Times New Roman" w:eastAsia="ＭＳ 明朝" w:hAnsi="Times New Roman" w:hint="eastAsia"/>
        </w:rPr>
        <w:t>注意報等の発令状況は、発令都道府県数が</w:t>
      </w:r>
      <w:r w:rsidRPr="007671B2">
        <w:rPr>
          <w:rFonts w:ascii="Times New Roman" w:eastAsia="ＭＳ 明朝" w:hAnsi="Times New Roman" w:cs="Times New Roman"/>
        </w:rPr>
        <w:t>17</w:t>
      </w:r>
      <w:r w:rsidRPr="007671B2">
        <w:rPr>
          <w:rFonts w:ascii="Times New Roman" w:eastAsia="ＭＳ 明朝" w:hAnsi="Times New Roman" w:hint="eastAsia"/>
        </w:rPr>
        <w:t>都府県、発令延日数が</w:t>
      </w:r>
      <w:r w:rsidRPr="007671B2">
        <w:rPr>
          <w:rFonts w:ascii="Times New Roman" w:eastAsia="ＭＳ 明朝" w:hAnsi="Times New Roman" w:cs="Times New Roman"/>
        </w:rPr>
        <w:t>45</w:t>
      </w:r>
      <w:r w:rsidRPr="007671B2">
        <w:rPr>
          <w:rFonts w:ascii="Times New Roman" w:eastAsia="ＭＳ 明朝" w:hAnsi="Times New Roman" w:hint="eastAsia"/>
        </w:rPr>
        <w:t>日であり、令和</w:t>
      </w:r>
      <w:r w:rsidRPr="007671B2">
        <w:rPr>
          <w:rFonts w:ascii="Times New Roman" w:eastAsia="ＭＳ 明朝" w:hAnsi="Times New Roman" w:cs="Times New Roman"/>
        </w:rPr>
        <w:t>4</w:t>
      </w:r>
      <w:r w:rsidRPr="007671B2">
        <w:rPr>
          <w:rFonts w:ascii="Times New Roman" w:eastAsia="ＭＳ 明朝" w:hAnsi="Times New Roman" w:hint="eastAsia"/>
        </w:rPr>
        <w:t>年</w:t>
      </w:r>
      <w:r w:rsidRPr="007671B2">
        <w:rPr>
          <w:rFonts w:ascii="Times New Roman" w:eastAsia="ＭＳ 明朝" w:hAnsi="Times New Roman" w:hint="eastAsia"/>
        </w:rPr>
        <w:t>(</w:t>
      </w:r>
      <w:r w:rsidRPr="007671B2">
        <w:rPr>
          <w:rFonts w:ascii="Times New Roman" w:eastAsia="ＭＳ 明朝" w:hAnsi="Times New Roman" w:cs="Times New Roman"/>
        </w:rPr>
        <w:t>12</w:t>
      </w:r>
      <w:r w:rsidRPr="007671B2">
        <w:rPr>
          <w:rFonts w:ascii="Times New Roman" w:eastAsia="ＭＳ 明朝" w:hAnsi="Times New Roman" w:hint="eastAsia"/>
        </w:rPr>
        <w:t>都府県、</w:t>
      </w:r>
      <w:r w:rsidRPr="007671B2">
        <w:rPr>
          <w:rFonts w:ascii="Times New Roman" w:eastAsia="ＭＳ 明朝" w:hAnsi="Times New Roman" w:cs="Times New Roman"/>
        </w:rPr>
        <w:t>41</w:t>
      </w:r>
      <w:r w:rsidRPr="007671B2">
        <w:rPr>
          <w:rFonts w:ascii="Times New Roman" w:eastAsia="ＭＳ 明朝" w:hAnsi="Times New Roman" w:hint="eastAsia"/>
        </w:rPr>
        <w:t>日</w:t>
      </w:r>
      <w:r w:rsidRPr="007671B2">
        <w:rPr>
          <w:rFonts w:ascii="Times New Roman" w:eastAsia="ＭＳ 明朝" w:hAnsi="Times New Roman" w:hint="eastAsia"/>
        </w:rPr>
        <w:t>)</w:t>
      </w:r>
      <w:r w:rsidRPr="007671B2">
        <w:rPr>
          <w:rFonts w:ascii="Times New Roman" w:eastAsia="ＭＳ 明朝" w:hAnsi="Times New Roman" w:hint="eastAsia"/>
        </w:rPr>
        <w:t>と比べ増加している</w:t>
      </w:r>
      <w:r w:rsidRPr="007671B2">
        <w:rPr>
          <w:rFonts w:ascii="Times New Roman" w:eastAsia="ＭＳ 明朝" w:hAnsi="Times New Roman" w:cs="Times New Roman"/>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。また、被害届出状況として</w:t>
      </w:r>
      <w:r w:rsidRPr="007671B2">
        <w:rPr>
          <w:rFonts w:ascii="Times New Roman" w:eastAsia="ＭＳ 明朝" w:hAnsi="Times New Roman"/>
        </w:rPr>
        <w:t>令和</w:t>
      </w:r>
      <w:r w:rsidRPr="007671B2">
        <w:rPr>
          <w:rFonts w:ascii="Times New Roman" w:eastAsia="ＭＳ 明朝" w:hAnsi="Times New Roman" w:cs="Times New Roman"/>
        </w:rPr>
        <w:t>５</w:t>
      </w:r>
      <w:r w:rsidRPr="007671B2">
        <w:rPr>
          <w:rFonts w:ascii="Times New Roman" w:eastAsia="ＭＳ 明朝" w:hAnsi="Times New Roman"/>
        </w:rPr>
        <w:t>年の光化学大気汚染によると思われる被害の届出人数は</w:t>
      </w:r>
      <w:r w:rsidR="007244FE" w:rsidRPr="007671B2">
        <w:rPr>
          <w:rFonts w:ascii="Times New Roman" w:eastAsia="ＭＳ 明朝" w:hAnsi="Times New Roman" w:cs="Times New Roman" w:hint="eastAsia"/>
        </w:rPr>
        <w:t>2</w:t>
      </w:r>
      <w:r w:rsidRPr="007671B2">
        <w:rPr>
          <w:rFonts w:ascii="Times New Roman" w:eastAsia="ＭＳ 明朝" w:hAnsi="Times New Roman"/>
        </w:rPr>
        <w:t>人</w:t>
      </w:r>
      <w:r w:rsidRPr="007671B2">
        <w:rPr>
          <w:rFonts w:ascii="Times New Roman" w:eastAsia="ＭＳ 明朝" w:hAnsi="Times New Roman" w:hint="eastAsia"/>
        </w:rPr>
        <w:t>(</w:t>
      </w:r>
      <w:r w:rsidRPr="007671B2">
        <w:rPr>
          <w:rFonts w:ascii="Times New Roman" w:eastAsia="ＭＳ 明朝" w:hAnsi="Times New Roman" w:cs="Times New Roman"/>
        </w:rPr>
        <w:t>１</w:t>
      </w:r>
      <w:r w:rsidRPr="007671B2">
        <w:rPr>
          <w:rFonts w:ascii="Times New Roman" w:eastAsia="ＭＳ 明朝" w:hAnsi="Times New Roman"/>
        </w:rPr>
        <w:t>県</w:t>
      </w:r>
      <w:r w:rsidR="007244FE" w:rsidRPr="007671B2">
        <w:rPr>
          <w:rFonts w:ascii="Times New Roman" w:eastAsia="ＭＳ 明朝" w:hAnsi="Times New Roman" w:hint="eastAsia"/>
        </w:rPr>
        <w:t>)</w:t>
      </w:r>
      <w:r w:rsidRPr="007671B2">
        <w:rPr>
          <w:rFonts w:ascii="Times New Roman" w:eastAsia="ＭＳ 明朝" w:hAnsi="Times New Roman"/>
        </w:rPr>
        <w:t>であり、令和</w:t>
      </w:r>
      <w:r w:rsidRPr="007671B2">
        <w:rPr>
          <w:rFonts w:ascii="Times New Roman" w:eastAsia="ＭＳ 明朝" w:hAnsi="Times New Roman" w:cs="Times New Roman"/>
        </w:rPr>
        <w:t>４</w:t>
      </w:r>
      <w:r w:rsidRPr="007671B2">
        <w:rPr>
          <w:rFonts w:ascii="Times New Roman" w:eastAsia="ＭＳ 明朝" w:hAnsi="Times New Roman"/>
        </w:rPr>
        <w:t>年</w:t>
      </w:r>
      <w:r w:rsidRPr="007671B2">
        <w:rPr>
          <w:rFonts w:ascii="Times New Roman" w:eastAsia="ＭＳ 明朝" w:hAnsi="Times New Roman" w:hint="eastAsia"/>
        </w:rPr>
        <w:t>(</w:t>
      </w:r>
      <w:r w:rsidR="007244FE" w:rsidRPr="007671B2">
        <w:rPr>
          <w:rFonts w:ascii="Times New Roman" w:eastAsia="ＭＳ 明朝" w:hAnsi="Times New Roman" w:cs="Times New Roman" w:hint="eastAsia"/>
        </w:rPr>
        <w:t>0</w:t>
      </w:r>
      <w:r w:rsidRPr="007671B2">
        <w:rPr>
          <w:rFonts w:ascii="Times New Roman" w:eastAsia="ＭＳ 明朝" w:hAnsi="Times New Roman"/>
        </w:rPr>
        <w:t>人</w:t>
      </w:r>
      <w:r w:rsidR="007244FE" w:rsidRPr="007671B2">
        <w:rPr>
          <w:rFonts w:ascii="Times New Roman" w:eastAsia="ＭＳ 明朝" w:hAnsi="Times New Roman" w:hint="eastAsia"/>
        </w:rPr>
        <w:t>)</w:t>
      </w:r>
      <w:r w:rsidRPr="007671B2">
        <w:rPr>
          <w:rFonts w:ascii="Times New Roman" w:eastAsia="ＭＳ 明朝" w:hAnsi="Times New Roman"/>
        </w:rPr>
        <w:t>と比較して増加し</w:t>
      </w:r>
      <w:r w:rsidRPr="007671B2">
        <w:rPr>
          <w:rFonts w:ascii="Times New Roman" w:eastAsia="ＭＳ 明朝" w:hAnsi="Times New Roman" w:hint="eastAsia"/>
        </w:rPr>
        <w:t>ている</w:t>
      </w:r>
      <w:r w:rsidRPr="007671B2">
        <w:rPr>
          <w:rFonts w:ascii="Times New Roman" w:eastAsia="ＭＳ 明朝" w:hAnsi="Times New Roman" w:hint="eastAsia"/>
          <w:vertAlign w:val="superscript"/>
        </w:rPr>
        <w:t>1</w:t>
      </w:r>
      <w:r w:rsidRPr="007671B2">
        <w:rPr>
          <w:rFonts w:ascii="Times New Roman" w:eastAsia="ＭＳ 明朝" w:hAnsi="Times New Roman" w:hint="eastAsia"/>
          <w:vertAlign w:val="superscript"/>
        </w:rPr>
        <w:t>）</w:t>
      </w:r>
      <w:r w:rsidRPr="007671B2">
        <w:rPr>
          <w:rFonts w:ascii="Times New Roman" w:eastAsia="ＭＳ 明朝" w:hAnsi="Times New Roman"/>
        </w:rPr>
        <w:t>。</w:t>
      </w:r>
    </w:p>
    <w:p w14:paraId="7E11FDAD" w14:textId="20EB7783"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注意報の発令は各自治体が常時監視局の実測値などをもとにこれから先の</w:t>
      </w:r>
      <w:r w:rsidRPr="007671B2">
        <w:rPr>
          <w:rFonts w:ascii="Times New Roman" w:eastAsia="ＭＳ 明朝" w:hAnsi="Times New Roman" w:cs="Times New Roman"/>
        </w:rPr>
        <w:t>Ox</w:t>
      </w:r>
      <w:r w:rsidRPr="007671B2">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7671B2">
        <w:rPr>
          <w:rFonts w:ascii="Times New Roman" w:eastAsia="ＭＳ 明朝" w:hAnsi="Times New Roman" w:cs="Times New Roman"/>
        </w:rPr>
        <w:t>AI</w:t>
      </w:r>
      <w:r w:rsidRPr="007671B2">
        <w:rPr>
          <w:rFonts w:ascii="Times New Roman" w:eastAsia="ＭＳ 明朝" w:hAnsi="Times New Roman" w:hint="eastAsia"/>
        </w:rPr>
        <w:t>(</w:t>
      </w:r>
      <w:r w:rsidRPr="007671B2">
        <w:rPr>
          <w:rFonts w:ascii="Times New Roman" w:eastAsia="ＭＳ 明朝" w:hAnsi="Times New Roman" w:hint="eastAsia"/>
        </w:rPr>
        <w:t>人工知能</w:t>
      </w:r>
      <w:r w:rsidRPr="007671B2">
        <w:rPr>
          <w:rFonts w:ascii="Times New Roman" w:eastAsia="ＭＳ 明朝" w:hAnsi="Times New Roman" w:hint="eastAsia"/>
        </w:rPr>
        <w:t>)</w:t>
      </w:r>
      <w:r w:rsidRPr="007671B2">
        <w:rPr>
          <w:rFonts w:ascii="Times New Roman" w:eastAsia="ＭＳ 明朝" w:hAnsi="Times New Roman" w:hint="eastAsia"/>
        </w:rPr>
        <w:t>技術の一種である機械学習</w:t>
      </w:r>
      <w:r w:rsidRPr="007671B2">
        <w:rPr>
          <w:rFonts w:ascii="Times New Roman" w:eastAsia="ＭＳ 明朝" w:hAnsi="Times New Roman" w:hint="eastAsia"/>
        </w:rPr>
        <w:t>(</w:t>
      </w:r>
      <w:r w:rsidRPr="007671B2">
        <w:rPr>
          <w:rFonts w:ascii="Times New Roman" w:eastAsia="ＭＳ 明朝" w:hAnsi="Times New Roman" w:hint="eastAsia"/>
        </w:rPr>
        <w:t>ディープラーニング</w:t>
      </w:r>
      <w:r w:rsidRPr="007671B2">
        <w:rPr>
          <w:rFonts w:ascii="Times New Roman" w:eastAsia="ＭＳ 明朝" w:hAnsi="Times New Roman" w:hint="eastAsia"/>
        </w:rPr>
        <w:t>)</w:t>
      </w:r>
      <w:r w:rsidRPr="007671B2">
        <w:rPr>
          <w:rFonts w:ascii="Times New Roman" w:eastAsia="ＭＳ 明朝" w:hAnsi="Times New Roman" w:hint="eastAsia"/>
        </w:rPr>
        <w:t>を用いて、短期的な高濃度予測を行い判断の補助を行おうという研究がなされている。細越（</w:t>
      </w:r>
      <w:r w:rsidRPr="007671B2">
        <w:rPr>
          <w:rFonts w:ascii="Times New Roman" w:eastAsia="ＭＳ 明朝" w:hAnsi="Times New Roman" w:hint="eastAsia"/>
        </w:rPr>
        <w:t>2</w:t>
      </w:r>
      <w:r w:rsidRPr="007671B2">
        <w:rPr>
          <w:rFonts w:ascii="Times New Roman" w:eastAsia="ＭＳ 明朝" w:hAnsi="Times New Roman"/>
        </w:rPr>
        <w:t>022</w:t>
      </w:r>
      <w:r w:rsidRPr="007671B2">
        <w:rPr>
          <w:rFonts w:ascii="Times New Roman" w:eastAsia="ＭＳ 明朝" w:hAnsi="Times New Roman" w:hint="eastAsia"/>
        </w:rPr>
        <w:t>）</w:t>
      </w:r>
      <w:r w:rsidRPr="007671B2">
        <w:rPr>
          <w:rFonts w:ascii="Times New Roman" w:eastAsia="ＭＳ 明朝" w:hAnsi="Times New Roman" w:cs="Times New Roman"/>
          <w:vertAlign w:val="superscript"/>
        </w:rPr>
        <w:t>2</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は、</w:t>
      </w:r>
      <w:r w:rsidRPr="007671B2">
        <w:rPr>
          <w:rFonts w:ascii="Times New Roman" w:eastAsia="ＭＳ 明朝" w:hAnsi="Times New Roman" w:cs="Times New Roman"/>
        </w:rPr>
        <w:t>Ox</w:t>
      </w:r>
      <w:r w:rsidRPr="007671B2">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7671B2">
        <w:rPr>
          <w:rFonts w:ascii="Times New Roman" w:eastAsia="ＭＳ 明朝" w:hAnsi="Times New Roman" w:cs="Times New Roman"/>
        </w:rPr>
        <w:t>Deep Neural Network</w:t>
      </w:r>
      <w:r w:rsidRPr="007671B2">
        <w:rPr>
          <w:rFonts w:ascii="Times New Roman" w:eastAsia="ＭＳ 明朝" w:hAnsi="Times New Roman"/>
        </w:rPr>
        <w:t>(</w:t>
      </w:r>
      <w:r w:rsidRPr="007671B2">
        <w:rPr>
          <w:rFonts w:ascii="Times New Roman" w:eastAsia="ＭＳ 明朝" w:hAnsi="Times New Roman" w:cs="Times New Roman"/>
        </w:rPr>
        <w:t>DNN</w:t>
      </w:r>
      <w:r w:rsidRPr="007671B2">
        <w:rPr>
          <w:rFonts w:ascii="Times New Roman" w:eastAsia="ＭＳ 明朝" w:hAnsi="Times New Roman"/>
        </w:rPr>
        <w:t>)</w:t>
      </w:r>
      <w:r w:rsidRPr="007671B2">
        <w:rPr>
          <w:rFonts w:ascii="Times New Roman" w:eastAsia="ＭＳ 明朝" w:hAnsi="Times New Roman" w:hint="eastAsia"/>
        </w:rPr>
        <w:t>を用いて、常時観測値からリアルタイムで大気汚染</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rPr>
        <w:t>濃度）の動向を予測する</w:t>
      </w:r>
      <w:r w:rsidRPr="007671B2">
        <w:rPr>
          <w:rFonts w:ascii="Times New Roman" w:eastAsia="ＭＳ 明朝" w:hAnsi="Times New Roman" w:hint="eastAsia"/>
        </w:rPr>
        <w:t>ことの有用性を示した。また現在、細越（</w:t>
      </w:r>
      <w:r w:rsidRPr="007671B2">
        <w:rPr>
          <w:rFonts w:ascii="Times New Roman" w:eastAsia="ＭＳ 明朝" w:hAnsi="Times New Roman" w:hint="eastAsia"/>
        </w:rPr>
        <w:t>2</w:t>
      </w:r>
      <w:r w:rsidRPr="007671B2">
        <w:rPr>
          <w:rFonts w:ascii="Times New Roman" w:eastAsia="ＭＳ 明朝" w:hAnsi="Times New Roman"/>
        </w:rPr>
        <w:t>024</w:t>
      </w:r>
      <w:r w:rsidRPr="007671B2">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7671B2">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0810B92A"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7671B2">
        <w:rPr>
          <w:rFonts w:ascii="Times New Roman" w:eastAsia="ＭＳ 明朝" w:hAnsi="Times New Roman" w:hint="eastAsia"/>
        </w:rPr>
        <w:t>2</w:t>
      </w:r>
      <w:r w:rsidRPr="007671B2">
        <w:rPr>
          <w:rFonts w:ascii="Times New Roman" w:eastAsia="ＭＳ 明朝" w:hAnsi="Times New Roman"/>
        </w:rPr>
        <w:t>022</w:t>
      </w:r>
      <w:r w:rsidR="00431401" w:rsidRPr="007671B2">
        <w:rPr>
          <w:rFonts w:ascii="Times New Roman" w:eastAsia="ＭＳ 明朝" w:hAnsi="Times New Roman" w:hint="eastAsia"/>
        </w:rPr>
        <w:t>）の研究において選定さ</w:t>
      </w:r>
      <w:r w:rsidRPr="007671B2">
        <w:rPr>
          <w:rFonts w:ascii="Times New Roman" w:eastAsia="ＭＳ 明朝" w:hAnsi="Times New Roman" w:hint="eastAsia"/>
        </w:rPr>
        <w:t>れた特徴量は、オキシダントの生成に関与する</w:t>
      </w:r>
      <w:r w:rsidRPr="007671B2">
        <w:rPr>
          <w:rFonts w:ascii="Times New Roman" w:eastAsia="ＭＳ 明朝" w:hAnsi="Times New Roman" w:cs="Times New Roman"/>
        </w:rPr>
        <w:t>NOx</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cs="Times New Roman"/>
        </w:rPr>
        <w:t>NMHC</w:t>
      </w:r>
      <w:r w:rsidRPr="007671B2">
        <w:rPr>
          <w:rFonts w:ascii="Times New Roman" w:eastAsia="ＭＳ 明朝" w:hAnsi="Times New Roman" w:hint="eastAsia"/>
        </w:rPr>
        <w:t>、</w:t>
      </w:r>
      <w:r w:rsidRPr="007671B2">
        <w:rPr>
          <w:rFonts w:ascii="Times New Roman" w:eastAsia="ＭＳ 明朝" w:hAnsi="Times New Roman" w:cs="Times New Roman"/>
        </w:rPr>
        <w:t>TEMP</w:t>
      </w:r>
      <w:r w:rsidRPr="007671B2">
        <w:rPr>
          <w:rFonts w:ascii="Times New Roman" w:eastAsia="ＭＳ 明朝" w:hAnsi="Times New Roman" w:hint="eastAsia"/>
        </w:rPr>
        <w:t>であった。対象時間から何時間前までのデータを取り込むのかの検討は行われていたが、これらが</w:t>
      </w:r>
      <w:r w:rsidRPr="007671B2">
        <w:rPr>
          <w:rFonts w:ascii="Times New Roman" w:eastAsia="ＭＳ 明朝" w:hAnsi="Times New Roman" w:cs="Times New Roman"/>
        </w:rPr>
        <w:t>Ox</w:t>
      </w:r>
      <w:r w:rsidRPr="007671B2">
        <w:rPr>
          <w:rFonts w:ascii="Times New Roman" w:eastAsia="ＭＳ 明朝" w:hAnsi="Times New Roman" w:hint="eastAsia"/>
        </w:rPr>
        <w:t>を予測するのに最適な特徴量であるかの検討は行われていない。また、</w:t>
      </w:r>
      <w:r w:rsidRPr="007671B2">
        <w:rPr>
          <w:rFonts w:ascii="Times New Roman" w:eastAsia="ＭＳ 明朝" w:hAnsi="Times New Roman" w:cs="Times New Roman"/>
        </w:rPr>
        <w:t>Ox</w:t>
      </w:r>
      <w:r w:rsidRPr="007671B2">
        <w:rPr>
          <w:rFonts w:ascii="Times New Roman" w:eastAsia="ＭＳ 明朝" w:hAnsi="Times New Roman" w:hint="eastAsia"/>
        </w:rPr>
        <w:t>を予測するために最適な特徴慮に関する知見は限られている。このことから、</w:t>
      </w:r>
      <w:r w:rsidRPr="007671B2">
        <w:rPr>
          <w:rFonts w:ascii="Times New Roman" w:eastAsia="ＭＳ 明朝" w:hAnsi="Times New Roman" w:cs="Times New Roman"/>
        </w:rPr>
        <w:t>Ox</w:t>
      </w:r>
      <w:r w:rsidRPr="007671B2">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7671B2">
        <w:rPr>
          <w:rFonts w:ascii="Times New Roman" w:eastAsia="ＭＳ 明朝" w:hAnsi="Times New Roman" w:hint="eastAsia"/>
        </w:rPr>
        <w:t>高精度な</w:t>
      </w:r>
      <w:r w:rsidRPr="007671B2">
        <w:rPr>
          <w:rFonts w:ascii="Times New Roman" w:eastAsia="ＭＳ 明朝" w:hAnsi="Times New Roman" w:hint="eastAsia"/>
        </w:rPr>
        <w:t>予測できることが求められる。そこで、発令の基準である</w:t>
      </w:r>
      <w:r w:rsidRPr="007671B2">
        <w:rPr>
          <w:rFonts w:ascii="Times New Roman" w:eastAsia="ＭＳ 明朝" w:hAnsi="Times New Roman" w:cs="Times New Roman"/>
        </w:rPr>
        <w:t>1</w:t>
      </w:r>
      <w:r w:rsidRPr="007671B2">
        <w:rPr>
          <w:rFonts w:ascii="Times New Roman" w:eastAsia="ＭＳ 明朝" w:hAnsi="Times New Roman" w:cs="Times New Roman" w:hint="eastAsia"/>
        </w:rPr>
        <w:t>2</w:t>
      </w:r>
      <w:r w:rsidRPr="007671B2">
        <w:rPr>
          <w:rFonts w:ascii="Times New Roman" w:eastAsia="ＭＳ 明朝" w:hAnsi="Times New Roman" w:cs="Times New Roman"/>
        </w:rPr>
        <w:t>0ppb</w:t>
      </w:r>
      <w:r w:rsidRPr="007671B2">
        <w:rPr>
          <w:rFonts w:ascii="Times New Roman" w:eastAsia="ＭＳ 明朝" w:hAnsi="Times New Roman" w:hint="eastAsia"/>
        </w:rPr>
        <w:t>からバッファを持たせ、本研究では</w:t>
      </w:r>
      <w:r w:rsidRPr="007671B2">
        <w:rPr>
          <w:rFonts w:ascii="Times New Roman" w:eastAsia="ＭＳ 明朝" w:hAnsi="Times New Roman" w:cs="Times New Roman"/>
        </w:rPr>
        <w:t>80ppb</w:t>
      </w:r>
      <w:r w:rsidRPr="007671B2">
        <w:rPr>
          <w:rFonts w:ascii="Times New Roman" w:eastAsia="ＭＳ 明朝" w:hAnsi="Times New Roman" w:hint="eastAsia"/>
        </w:rPr>
        <w:t>以上を高濃度と定義した。作成した</w:t>
      </w:r>
      <w:r w:rsidRPr="007671B2">
        <w:rPr>
          <w:rFonts w:ascii="Times New Roman" w:eastAsia="ＭＳ 明朝" w:hAnsi="Times New Roman" w:cs="Times New Roman"/>
        </w:rPr>
        <w:t>AI</w:t>
      </w:r>
      <w:r w:rsidRPr="007671B2">
        <w:rPr>
          <w:rFonts w:ascii="Times New Roman" w:eastAsia="ＭＳ 明朝" w:hAnsi="Times New Roman" w:hint="eastAsia"/>
        </w:rPr>
        <w:t>モデルが高濃度を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に予測できるかを</w:t>
      </w:r>
      <w:r w:rsidRPr="007671B2">
        <w:rPr>
          <w:rFonts w:ascii="Times New Roman" w:eastAsia="ＭＳ 明朝" w:hAnsi="Times New Roman" w:hint="eastAsia"/>
        </w:rPr>
        <w:t>O</w:t>
      </w:r>
      <w:r w:rsidRPr="007671B2">
        <w:rPr>
          <w:rFonts w:ascii="Times New Roman" w:eastAsia="ＭＳ 明朝" w:hAnsi="Times New Roman"/>
        </w:rPr>
        <w:t>x</w:t>
      </w:r>
      <w:r w:rsidRPr="007671B2">
        <w:rPr>
          <w:rFonts w:ascii="Times New Roman" w:eastAsia="ＭＳ 明朝" w:hAnsi="Times New Roman" w:hint="eastAsia"/>
        </w:rPr>
        <w:t>生成に関与する</w:t>
      </w:r>
      <w:r w:rsidRPr="007671B2">
        <w:rPr>
          <w:rFonts w:ascii="Times New Roman" w:eastAsia="ＭＳ 明朝" w:hAnsi="Times New Roman" w:cs="Times New Roman"/>
        </w:rPr>
        <w:t>NOx</w:t>
      </w:r>
      <w:r w:rsidRPr="007671B2">
        <w:rPr>
          <w:rFonts w:ascii="Times New Roman" w:eastAsia="ＭＳ 明朝" w:hAnsi="Times New Roman" w:hint="eastAsia"/>
        </w:rPr>
        <w:t>、</w:t>
      </w:r>
      <w:r w:rsidRPr="007671B2">
        <w:rPr>
          <w:rFonts w:ascii="Times New Roman" w:eastAsia="ＭＳ 明朝" w:hAnsi="Times New Roman" w:cs="Times New Roman"/>
        </w:rPr>
        <w:t>Ox</w:t>
      </w:r>
      <w:r w:rsidRPr="007671B2">
        <w:rPr>
          <w:rFonts w:ascii="Times New Roman" w:eastAsia="ＭＳ 明朝" w:hAnsi="Times New Roman" w:hint="eastAsia"/>
        </w:rPr>
        <w:t>、</w:t>
      </w:r>
      <w:r w:rsidRPr="007671B2">
        <w:rPr>
          <w:rFonts w:ascii="Times New Roman" w:eastAsia="ＭＳ 明朝" w:hAnsi="Times New Roman" w:cs="Times New Roman"/>
        </w:rPr>
        <w:t>NMHC</w:t>
      </w:r>
      <w:r w:rsidRPr="007671B2">
        <w:rPr>
          <w:rFonts w:ascii="Times New Roman" w:eastAsia="ＭＳ 明朝" w:hAnsi="Times New Roman" w:hint="eastAsia"/>
        </w:rPr>
        <w:t>、</w:t>
      </w:r>
      <w:r w:rsidRPr="007671B2">
        <w:rPr>
          <w:rFonts w:ascii="Times New Roman" w:eastAsia="ＭＳ 明朝" w:hAnsi="Times New Roman" w:cs="Times New Roman"/>
        </w:rPr>
        <w:t>TEMP</w:t>
      </w:r>
      <w:r w:rsidRPr="007671B2">
        <w:rPr>
          <w:rFonts w:ascii="Times New Roman" w:eastAsia="ＭＳ 明朝" w:hAnsi="Times New Roman" w:hint="eastAsia"/>
        </w:rPr>
        <w:t>を基準とし、単一の常時監視局を対象としたベンチマーク試験を実施することで、</w:t>
      </w:r>
      <w:r w:rsidRPr="007671B2">
        <w:rPr>
          <w:rFonts w:ascii="Times New Roman" w:eastAsia="ＭＳ 明朝" w:hAnsi="Times New Roman" w:cs="Times New Roman"/>
        </w:rPr>
        <w:t>Ox</w:t>
      </w:r>
      <w:r w:rsidRPr="007671B2">
        <w:rPr>
          <w:rFonts w:ascii="Times New Roman" w:eastAsia="ＭＳ 明朝" w:hAnsi="Times New Roman" w:hint="eastAsia"/>
        </w:rPr>
        <w:t>予測における</w:t>
      </w:r>
      <w:r w:rsidRPr="007671B2">
        <w:rPr>
          <w:rFonts w:ascii="Times New Roman" w:eastAsia="ＭＳ 明朝" w:hAnsi="Times New Roman" w:hint="eastAsia"/>
        </w:rPr>
        <w:lastRenderedPageBreak/>
        <w:t>最適な特徴量の選定を試みることとした。</w:t>
      </w:r>
    </w:p>
    <w:p w14:paraId="49386BCA" w14:textId="554B50E5" w:rsidR="00001636" w:rsidRPr="007671B2" w:rsidRDefault="00001636" w:rsidP="00001636">
      <w:pPr>
        <w:pStyle w:val="1"/>
        <w:rPr>
          <w:rFonts w:ascii="Times New Roman" w:eastAsia="ＭＳ 明朝" w:hAnsi="Times New Roman"/>
          <w:sz w:val="21"/>
          <w:szCs w:val="21"/>
        </w:rPr>
      </w:pPr>
      <w:bookmarkStart w:id="3" w:name="_Toc189069593"/>
      <w:r w:rsidRPr="007671B2">
        <w:rPr>
          <w:rFonts w:ascii="Times New Roman" w:eastAsia="ＭＳ 明朝" w:hAnsi="Times New Roman" w:hint="eastAsia"/>
          <w:sz w:val="21"/>
          <w:szCs w:val="21"/>
        </w:rPr>
        <w:t>2.</w:t>
      </w:r>
      <w:r w:rsidRPr="007671B2">
        <w:rPr>
          <w:rFonts w:ascii="Times New Roman" w:eastAsia="ＭＳ 明朝" w:hAnsi="Times New Roman" w:hint="eastAsia"/>
          <w:sz w:val="21"/>
          <w:szCs w:val="21"/>
        </w:rPr>
        <w:t xml:space="preserve">　機械学習について</w:t>
      </w:r>
      <w:bookmarkEnd w:id="3"/>
    </w:p>
    <w:p w14:paraId="4A55D822" w14:textId="1B0DDC0B" w:rsidR="00F51342" w:rsidRPr="007671B2" w:rsidRDefault="00F51342" w:rsidP="008335B8">
      <w:pPr>
        <w:pStyle w:val="2"/>
        <w:rPr>
          <w:rFonts w:ascii="Times New Roman" w:eastAsia="ＭＳ 明朝" w:hAnsi="Times New Roman"/>
          <w:sz w:val="21"/>
          <w:szCs w:val="21"/>
        </w:rPr>
      </w:pPr>
      <w:bookmarkStart w:id="4" w:name="_Toc189069594"/>
      <w:r w:rsidRPr="007671B2">
        <w:rPr>
          <w:rFonts w:ascii="Times New Roman" w:eastAsia="ＭＳ 明朝" w:hAnsi="Times New Roman" w:cs="Times New Roman"/>
          <w:sz w:val="21"/>
          <w:szCs w:val="21"/>
        </w:rPr>
        <w:t>2.1</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機械学習</w:t>
      </w:r>
      <w:bookmarkEnd w:id="4"/>
    </w:p>
    <w:p w14:paraId="5A51622C"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7671B2" w:rsidRDefault="00F51342" w:rsidP="00F51342">
      <w:pPr>
        <w:ind w:firstLineChars="100" w:firstLine="210"/>
        <w:rPr>
          <w:rFonts w:ascii="Times New Roman" w:eastAsia="ＭＳ 明朝" w:hAnsi="Times New Roman"/>
        </w:rPr>
      </w:pPr>
    </w:p>
    <w:p w14:paraId="7347D80B" w14:textId="12B73F8E" w:rsidR="00F51342" w:rsidRPr="007671B2" w:rsidRDefault="00F51342" w:rsidP="008335B8">
      <w:pPr>
        <w:pStyle w:val="2"/>
        <w:rPr>
          <w:rFonts w:ascii="Times New Roman" w:eastAsia="ＭＳ 明朝" w:hAnsi="Times New Roman"/>
          <w:sz w:val="21"/>
          <w:szCs w:val="21"/>
        </w:rPr>
      </w:pPr>
      <w:bookmarkStart w:id="5" w:name="_Toc189069595"/>
      <w:r w:rsidRPr="007671B2">
        <w:rPr>
          <w:rFonts w:ascii="Times New Roman" w:eastAsia="ＭＳ 明朝" w:hAnsi="Times New Roman" w:cs="Times New Roman"/>
          <w:sz w:val="21"/>
          <w:szCs w:val="21"/>
        </w:rPr>
        <w:t>2.2</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ニューラルネットワーク</w:t>
      </w:r>
      <w:bookmarkEnd w:id="5"/>
    </w:p>
    <w:p w14:paraId="702E0403"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7671B2">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7671B2">
        <w:rPr>
          <w:rFonts w:ascii="Times New Roman" w:eastAsia="ＭＳ 明朝" w:hAnsi="Times New Roman" w:hint="eastAsia"/>
        </w:rPr>
        <w:t>的</w:t>
      </w:r>
      <w:r w:rsidRPr="007671B2">
        <w:rPr>
          <w:rFonts w:ascii="Times New Roman" w:eastAsia="ＭＳ 明朝" w:hAnsi="Times New Roman"/>
        </w:rPr>
        <w:t>特徴量と出力の関係に対しても近似を行うことが可能となった。</w:t>
      </w:r>
      <w:r w:rsidRPr="007671B2">
        <w:rPr>
          <w:rFonts w:ascii="Times New Roman" w:eastAsia="ＭＳ 明朝" w:hAnsi="Times New Roman" w:hint="eastAsia"/>
        </w:rPr>
        <w:t>ここでの</w:t>
      </w:r>
      <w:r w:rsidRPr="007671B2">
        <w:rPr>
          <w:rFonts w:ascii="Times New Roman" w:eastAsia="ＭＳ 明朝" w:hAnsi="Times New Roman"/>
        </w:rPr>
        <w:t>層とは重みとバイア</w:t>
      </w:r>
      <w:r w:rsidRPr="007671B2">
        <w:rPr>
          <w:rFonts w:ascii="Times New Roman" w:eastAsia="ＭＳ 明朝" w:hAnsi="Times New Roman" w:hint="eastAsia"/>
        </w:rPr>
        <w:t>ス</w:t>
      </w:r>
      <w:r w:rsidRPr="007671B2">
        <w:rPr>
          <w:rFonts w:ascii="Times New Roman" w:eastAsia="ＭＳ 明朝" w:hAnsi="Times New Roman"/>
        </w:rPr>
        <w:t>、活性化関数を用いた処理を</w:t>
      </w:r>
      <w:r w:rsidRPr="007671B2">
        <w:rPr>
          <w:rFonts w:ascii="Times New Roman" w:eastAsia="ＭＳ 明朝" w:hAnsi="Times New Roman" w:cs="Times New Roman"/>
        </w:rPr>
        <w:t>1</w:t>
      </w:r>
      <w:r w:rsidRPr="007671B2">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rPr>
        <w:t>ニューラルネットワークにおいて、外部から入力を受け取る層を入力層、外部に値を出力する層を</w:t>
      </w:r>
      <w:r w:rsidRPr="007671B2">
        <w:rPr>
          <w:rFonts w:ascii="Times New Roman" w:eastAsia="ＭＳ 明朝" w:hAnsi="Times New Roman" w:hint="eastAsia"/>
        </w:rPr>
        <w:t>「</w:t>
      </w:r>
      <w:r w:rsidRPr="007671B2">
        <w:rPr>
          <w:rFonts w:ascii="Times New Roman" w:eastAsia="ＭＳ 明朝" w:hAnsi="Times New Roman"/>
        </w:rPr>
        <w:t>出力層</w:t>
      </w:r>
      <w:r w:rsidRPr="007671B2">
        <w:rPr>
          <w:rFonts w:ascii="Times New Roman" w:eastAsia="ＭＳ 明朝" w:hAnsi="Times New Roman" w:hint="eastAsia"/>
        </w:rPr>
        <w:t>」</w:t>
      </w:r>
      <w:r w:rsidRPr="007671B2">
        <w:rPr>
          <w:rFonts w:ascii="Times New Roman" w:eastAsia="ＭＳ 明朝" w:hAnsi="Times New Roman"/>
        </w:rPr>
        <w:t>といい、前の層の出力を入力として処理を行い次の層の入力に対して値を出力する層を</w:t>
      </w:r>
      <w:r w:rsidRPr="007671B2">
        <w:rPr>
          <w:rFonts w:ascii="Times New Roman" w:eastAsia="ＭＳ 明朝" w:hAnsi="Times New Roman" w:hint="eastAsia"/>
        </w:rPr>
        <w:t>「</w:t>
      </w:r>
      <w:r w:rsidRPr="007671B2">
        <w:rPr>
          <w:rFonts w:ascii="Times New Roman" w:eastAsia="ＭＳ 明朝" w:hAnsi="Times New Roman"/>
        </w:rPr>
        <w:t>隠れ層</w:t>
      </w:r>
      <w:r w:rsidRPr="007671B2">
        <w:rPr>
          <w:rFonts w:ascii="Times New Roman" w:eastAsia="ＭＳ 明朝" w:hAnsi="Times New Roman" w:hint="eastAsia"/>
        </w:rPr>
        <w:t>」</w:t>
      </w:r>
      <w:r w:rsidRPr="007671B2">
        <w:rPr>
          <w:rFonts w:ascii="Times New Roman" w:eastAsia="ＭＳ 明朝" w:hAnsi="Times New Roman"/>
        </w:rPr>
        <w:t>という。</w:t>
      </w:r>
      <w:r w:rsidRPr="007671B2">
        <w:rPr>
          <w:rFonts w:ascii="Times New Roman" w:eastAsia="ＭＳ 明朝" w:hAnsi="Times New Roman" w:hint="eastAsia"/>
        </w:rPr>
        <w:t>図</w:t>
      </w:r>
      <w:r w:rsidRPr="007671B2">
        <w:rPr>
          <w:rFonts w:ascii="Times New Roman" w:eastAsia="ＭＳ 明朝" w:hAnsi="Times New Roman" w:hint="eastAsia"/>
        </w:rPr>
        <w:t>1</w:t>
      </w:r>
      <w:r w:rsidRPr="007671B2">
        <w:rPr>
          <w:rFonts w:ascii="Times New Roman" w:eastAsia="ＭＳ 明朝" w:hAnsi="Times New Roman" w:hint="eastAsia"/>
        </w:rPr>
        <w:t>における</w:t>
      </w:r>
      <w:r w:rsidRPr="007671B2">
        <w:rPr>
          <w:rFonts w:ascii="Times New Roman" w:eastAsia="ＭＳ 明朝" w:hAnsi="Times New Roman" w:hint="eastAsia"/>
        </w:rPr>
        <w:t>y_pred</w:t>
      </w:r>
      <w:r w:rsidRPr="007671B2">
        <w:rPr>
          <w:rFonts w:ascii="Times New Roman" w:eastAsia="ＭＳ 明朝" w:hAnsi="Times New Roman" w:hint="eastAsia"/>
        </w:rPr>
        <w:t>が「出力層」、</w:t>
      </w:r>
      <w:r w:rsidRPr="007671B2">
        <w:rPr>
          <w:rFonts w:ascii="Times New Roman" w:eastAsia="ＭＳ 明朝" w:hAnsi="Times New Roman" w:hint="eastAsia"/>
        </w:rPr>
        <w:t>x_input</w:t>
      </w:r>
      <w:r w:rsidR="00C542EF" w:rsidRPr="007671B2">
        <w:rPr>
          <w:rFonts w:ascii="Times New Roman" w:eastAsia="ＭＳ 明朝" w:hAnsi="Times New Roman" w:hint="eastAsia"/>
        </w:rPr>
        <w:t>と</w:t>
      </w:r>
      <w:r w:rsidR="00C542EF" w:rsidRPr="007671B2">
        <w:rPr>
          <w:rFonts w:ascii="Times New Roman" w:eastAsia="ＭＳ 明朝" w:hAnsi="Times New Roman" w:hint="eastAsia"/>
        </w:rPr>
        <w:t>y_pred</w:t>
      </w:r>
      <w:r w:rsidR="00C542EF" w:rsidRPr="007671B2">
        <w:rPr>
          <w:rFonts w:ascii="Times New Roman" w:eastAsia="ＭＳ 明朝" w:hAnsi="Times New Roman" w:hint="eastAsia"/>
        </w:rPr>
        <w:t>の間のものが「隠れ層」のイメージとなる。</w:t>
      </w:r>
      <w:r w:rsidRPr="007671B2">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7671B2">
        <w:rPr>
          <w:rFonts w:ascii="Times New Roman" w:eastAsia="ＭＳ 明朝" w:hAnsi="Times New Roman" w:hint="eastAsia"/>
        </w:rPr>
        <w:t>播法を用いる。</w:t>
      </w:r>
      <w:r w:rsidRPr="007671B2">
        <w:rPr>
          <w:rFonts w:ascii="Times New Roman" w:eastAsia="ＭＳ 明朝" w:hAnsi="Times New Roman" w:hint="eastAsia"/>
        </w:rPr>
        <w:lastRenderedPageBreak/>
        <w:t>誤差逆伝播法では伝播の処理とは逆向きに</w:t>
      </w:r>
      <w:r w:rsidRPr="007671B2">
        <w:rPr>
          <w:rFonts w:ascii="Times New Roman" w:eastAsia="ＭＳ 明朝" w:hAnsi="Times New Roman"/>
        </w:rPr>
        <w:t>、出力の値と正解の値の誤差から重みとバイアスを調整する</w:t>
      </w:r>
      <w:r w:rsidRPr="007671B2">
        <w:rPr>
          <w:rFonts w:ascii="Times New Roman" w:eastAsia="ＭＳ 明朝" w:hAnsi="Times New Roman" w:cs="Times New Roman"/>
          <w:vertAlign w:val="superscript"/>
        </w:rPr>
        <w:t>4</w:t>
      </w:r>
      <w:r w:rsidRPr="007671B2">
        <w:rPr>
          <w:rFonts w:ascii="Times New Roman" w:eastAsia="ＭＳ 明朝" w:hAnsi="Times New Roman" w:hint="eastAsia"/>
          <w:vertAlign w:val="superscript"/>
        </w:rPr>
        <w:t>）</w:t>
      </w:r>
      <w:r w:rsidRPr="007671B2">
        <w:rPr>
          <w:rFonts w:ascii="Times New Roman" w:eastAsia="ＭＳ 明朝" w:hAnsi="Times New Roman"/>
        </w:rPr>
        <w:t>。</w:t>
      </w:r>
    </w:p>
    <w:p w14:paraId="4FF17309"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図</w:t>
      </w:r>
      <w:r w:rsidRPr="007671B2">
        <w:rPr>
          <w:rFonts w:ascii="Times New Roman" w:eastAsia="ＭＳ 明朝" w:hAnsi="Times New Roman" w:cs="Times New Roman"/>
        </w:rPr>
        <w:t>1</w:t>
      </w:r>
      <w:r w:rsidRPr="007671B2">
        <w:rPr>
          <w:rFonts w:ascii="Times New Roman" w:eastAsia="ＭＳ 明朝" w:hAnsi="Times New Roman" w:hint="eastAsia"/>
        </w:rPr>
        <w:t xml:space="preserve"> </w:t>
      </w:r>
      <w:r w:rsidRPr="007671B2">
        <w:rPr>
          <w:rFonts w:ascii="Times New Roman" w:eastAsia="ＭＳ 明朝" w:hAnsi="Times New Roman" w:hint="eastAsia"/>
        </w:rPr>
        <w:t>ニューラルネットワークのイメージ</w:t>
      </w:r>
    </w:p>
    <w:p w14:paraId="5EB5F0CC" w14:textId="77777777" w:rsidR="00F51342" w:rsidRPr="007671B2" w:rsidRDefault="00F51342" w:rsidP="00F51342">
      <w:pPr>
        <w:jc w:val="center"/>
        <w:rPr>
          <w:rFonts w:ascii="Times New Roman" w:eastAsia="ＭＳ 明朝" w:hAnsi="Times New Roman"/>
        </w:rPr>
      </w:pPr>
    </w:p>
    <w:p w14:paraId="04E3BAAC" w14:textId="4A46A1BA" w:rsidR="00F51342" w:rsidRPr="007671B2" w:rsidRDefault="00F51342" w:rsidP="00001636">
      <w:pPr>
        <w:pStyle w:val="2"/>
        <w:rPr>
          <w:rFonts w:ascii="Times New Roman" w:eastAsia="ＭＳ 明朝" w:hAnsi="Times New Roman" w:cs="Times New Roman"/>
          <w:sz w:val="21"/>
          <w:szCs w:val="21"/>
        </w:rPr>
      </w:pPr>
      <w:bookmarkStart w:id="6" w:name="_Toc189069596"/>
      <w:r w:rsidRPr="007671B2">
        <w:rPr>
          <w:rFonts w:ascii="Times New Roman" w:eastAsia="ＭＳ 明朝" w:hAnsi="Times New Roman" w:cs="Times New Roman"/>
          <w:sz w:val="21"/>
          <w:szCs w:val="21"/>
        </w:rPr>
        <w:t>2.3</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cs="Times New Roman"/>
          <w:sz w:val="21"/>
          <w:szCs w:val="21"/>
        </w:rPr>
        <w:t>DNN</w:t>
      </w:r>
      <w:r w:rsidRPr="007671B2">
        <w:rPr>
          <w:rFonts w:ascii="Times New Roman" w:eastAsia="ＭＳ 明朝" w:hAnsi="Times New Roman" w:hint="eastAsia"/>
          <w:sz w:val="21"/>
          <w:szCs w:val="21"/>
        </w:rPr>
        <w:t>（</w:t>
      </w:r>
      <w:r w:rsidRPr="007671B2">
        <w:rPr>
          <w:rFonts w:ascii="Times New Roman" w:eastAsia="ＭＳ 明朝" w:hAnsi="Times New Roman" w:cs="Times New Roman"/>
          <w:sz w:val="21"/>
          <w:szCs w:val="21"/>
        </w:rPr>
        <w:t>Deep Neural Network</w:t>
      </w:r>
      <w:r w:rsidRPr="007671B2">
        <w:rPr>
          <w:rFonts w:ascii="Times New Roman" w:eastAsia="ＭＳ 明朝" w:hAnsi="Times New Roman"/>
          <w:sz w:val="21"/>
          <w:szCs w:val="21"/>
        </w:rPr>
        <w:t>）</w:t>
      </w:r>
      <w:bookmarkEnd w:id="6"/>
    </w:p>
    <w:p w14:paraId="2F7D15ED"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本研究で用いる</w:t>
      </w:r>
      <w:r w:rsidRPr="007671B2">
        <w:rPr>
          <w:rFonts w:ascii="Times New Roman" w:eastAsia="ＭＳ 明朝" w:hAnsi="Times New Roman" w:cs="Times New Roman"/>
        </w:rPr>
        <w:t>DNN</w:t>
      </w:r>
      <w:r w:rsidRPr="007671B2">
        <w:rPr>
          <w:rFonts w:ascii="Times New Roman" w:eastAsia="ＭＳ 明朝" w:hAnsi="Times New Roman" w:hint="eastAsia"/>
        </w:rPr>
        <w:t>は機械学習の一種であり、ニューラルネットワークの中華層が多層になった、多層ニューラルネットワーク</w:t>
      </w:r>
      <w:r w:rsidRPr="007671B2">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7671B2">
        <w:rPr>
          <w:rFonts w:ascii="Times New Roman" w:eastAsia="ＭＳ 明朝" w:hAnsi="Times New Roman" w:cs="Times New Roman"/>
        </w:rPr>
        <w:t>DNN</w:t>
      </w:r>
      <w:r w:rsidRPr="007671B2">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7671B2" w:rsidRDefault="00F51342" w:rsidP="00F51342">
      <w:pPr>
        <w:rPr>
          <w:rFonts w:ascii="Times New Roman" w:eastAsia="ＭＳ 明朝" w:hAnsi="Times New Roman"/>
        </w:rPr>
      </w:pPr>
    </w:p>
    <w:p w14:paraId="75F6927A" w14:textId="77777777" w:rsidR="00F51342" w:rsidRPr="007671B2" w:rsidRDefault="00F51342" w:rsidP="00001636">
      <w:pPr>
        <w:pStyle w:val="1"/>
        <w:rPr>
          <w:rFonts w:ascii="Times New Roman" w:eastAsia="ＭＳ 明朝" w:hAnsi="Times New Roman"/>
          <w:sz w:val="21"/>
          <w:szCs w:val="21"/>
        </w:rPr>
      </w:pPr>
      <w:bookmarkStart w:id="7" w:name="_Toc189069597"/>
      <w:r w:rsidRPr="007671B2">
        <w:rPr>
          <w:rFonts w:ascii="Times New Roman" w:eastAsia="ＭＳ 明朝" w:hAnsi="Times New Roman" w:cs="Times New Roman"/>
          <w:sz w:val="21"/>
          <w:szCs w:val="21"/>
        </w:rPr>
        <w:t>3.</w:t>
      </w:r>
      <w:r w:rsidRPr="007671B2">
        <w:rPr>
          <w:rFonts w:ascii="Times New Roman" w:eastAsia="ＭＳ 明朝" w:hAnsi="Times New Roman" w:hint="eastAsia"/>
          <w:sz w:val="21"/>
          <w:szCs w:val="21"/>
        </w:rPr>
        <w:t xml:space="preserve">　研究手法</w:t>
      </w:r>
      <w:bookmarkEnd w:id="7"/>
    </w:p>
    <w:p w14:paraId="0F5E5287" w14:textId="04826BF0" w:rsidR="00F51342" w:rsidRPr="007671B2" w:rsidRDefault="00F51342" w:rsidP="00C542EF">
      <w:pPr>
        <w:ind w:firstLineChars="100" w:firstLine="210"/>
        <w:rPr>
          <w:rFonts w:ascii="Times New Roman" w:eastAsia="ＭＳ 明朝" w:hAnsi="Times New Roman"/>
        </w:rPr>
      </w:pPr>
      <w:r w:rsidRPr="007671B2">
        <w:rPr>
          <w:rFonts w:ascii="Times New Roman" w:eastAsia="ＭＳ 明朝" w:hAnsi="Times New Roman" w:hint="eastAsia"/>
        </w:rPr>
        <w:t>本研究において、高濃度を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に予測できるモデルを作成できることが目的である。単一点において、</w:t>
      </w:r>
      <w:r w:rsidR="00C542EF" w:rsidRPr="007671B2">
        <w:rPr>
          <w:rFonts w:ascii="Times New Roman" w:eastAsia="ＭＳ 明朝" w:hAnsi="Times New Roman" w:hint="eastAsia"/>
        </w:rPr>
        <w:t>この目的を</w:t>
      </w:r>
      <w:r w:rsidRPr="007671B2">
        <w:rPr>
          <w:rFonts w:ascii="Times New Roman" w:eastAsia="ＭＳ 明朝" w:hAnsi="Times New Roman" w:hint="eastAsia"/>
        </w:rPr>
        <w:t>満たす特徴量の探索を行った。</w:t>
      </w:r>
    </w:p>
    <w:p w14:paraId="3090B06D" w14:textId="77777777" w:rsidR="00F51342" w:rsidRPr="007671B2" w:rsidRDefault="00F51342" w:rsidP="00F51342">
      <w:pPr>
        <w:ind w:firstLineChars="100" w:firstLine="210"/>
        <w:rPr>
          <w:rFonts w:ascii="Times New Roman" w:eastAsia="ＭＳ 明朝" w:hAnsi="Times New Roman"/>
        </w:rPr>
      </w:pPr>
    </w:p>
    <w:p w14:paraId="39CD25F5" w14:textId="195E39ED" w:rsidR="00F51342" w:rsidRPr="007671B2" w:rsidRDefault="00F51342" w:rsidP="00001636">
      <w:pPr>
        <w:pStyle w:val="2"/>
        <w:rPr>
          <w:rFonts w:ascii="Times New Roman" w:eastAsia="ＭＳ 明朝" w:hAnsi="Times New Roman"/>
          <w:sz w:val="21"/>
          <w:szCs w:val="21"/>
        </w:rPr>
      </w:pPr>
      <w:bookmarkStart w:id="8" w:name="_Toc189069598"/>
      <w:r w:rsidRPr="007671B2">
        <w:rPr>
          <w:rFonts w:ascii="Times New Roman" w:eastAsia="ＭＳ 明朝" w:hAnsi="Times New Roman" w:cs="Times New Roman"/>
          <w:sz w:val="21"/>
          <w:szCs w:val="21"/>
        </w:rPr>
        <w:t>3.1</w:t>
      </w:r>
      <w:r w:rsidR="00001636" w:rsidRPr="007671B2">
        <w:rPr>
          <w:rFonts w:ascii="Times New Roman" w:eastAsia="ＭＳ 明朝" w:hAnsi="Times New Roman" w:cs="Times New Roman" w:hint="eastAsia"/>
          <w:sz w:val="21"/>
          <w:szCs w:val="21"/>
        </w:rPr>
        <w:t xml:space="preserve">　</w:t>
      </w:r>
      <w:r w:rsidRPr="007671B2">
        <w:rPr>
          <w:rFonts w:ascii="Times New Roman" w:eastAsia="ＭＳ 明朝" w:hAnsi="Times New Roman" w:hint="eastAsia"/>
          <w:sz w:val="21"/>
          <w:szCs w:val="21"/>
        </w:rPr>
        <w:t>対象地点</w:t>
      </w:r>
      <w:bookmarkEnd w:id="8"/>
    </w:p>
    <w:p w14:paraId="0E35F21D" w14:textId="77777777" w:rsidR="00F51342" w:rsidRPr="007671B2" w:rsidRDefault="00F51342" w:rsidP="00F51342">
      <w:pPr>
        <w:ind w:firstLineChars="100" w:firstLine="210"/>
        <w:jc w:val="left"/>
        <w:rPr>
          <w:rFonts w:ascii="Times New Roman" w:eastAsia="ＭＳ 明朝" w:hAnsi="Times New Roman"/>
        </w:rPr>
      </w:pPr>
      <w:r w:rsidRPr="007671B2">
        <w:rPr>
          <w:rFonts w:ascii="Times New Roman" w:eastAsia="ＭＳ 明朝" w:hAnsi="Times New Roman" w:hint="eastAsia"/>
        </w:rPr>
        <w:t>本実験において先行研究</w:t>
      </w:r>
      <w:r w:rsidRPr="007671B2">
        <w:rPr>
          <w:rFonts w:ascii="Times New Roman" w:eastAsia="ＭＳ 明朝" w:hAnsi="Times New Roman" w:cs="Times New Roman"/>
          <w:vertAlign w:val="superscript"/>
        </w:rPr>
        <w:t>3</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との比較を行うため先行研究でテスト地点として選定されていた地点を対象とした。なお、その地点は図</w:t>
      </w:r>
      <w:r w:rsidRPr="007671B2">
        <w:rPr>
          <w:rFonts w:ascii="Times New Roman" w:eastAsia="ＭＳ 明朝" w:hAnsi="Times New Roman" w:hint="eastAsia"/>
        </w:rPr>
        <w:t>2</w:t>
      </w:r>
      <w:r w:rsidRPr="007671B2">
        <w:rPr>
          <w:rFonts w:ascii="Times New Roman" w:eastAsia="ＭＳ 明朝" w:hAnsi="Times New Roman" w:hint="eastAsia"/>
        </w:rPr>
        <w:t>に示した</w:t>
      </w:r>
      <w:r w:rsidRPr="007671B2">
        <w:rPr>
          <w:rFonts w:ascii="Times New Roman" w:eastAsia="ＭＳ 明朝" w:hAnsi="Times New Roman"/>
        </w:rPr>
        <w:t>東秩父、鴻巣、幸手</w:t>
      </w:r>
      <w:r w:rsidRPr="007671B2">
        <w:rPr>
          <w:rFonts w:ascii="Times New Roman" w:eastAsia="ＭＳ 明朝" w:hAnsi="Times New Roman" w:hint="eastAsia"/>
        </w:rPr>
        <w:t>、</w:t>
      </w:r>
      <w:r w:rsidRPr="007671B2">
        <w:rPr>
          <w:rFonts w:ascii="Times New Roman" w:eastAsia="ＭＳ 明朝" w:hAnsi="Times New Roman"/>
        </w:rPr>
        <w:t>東青梅、所沢、草加</w:t>
      </w:r>
      <w:r w:rsidRPr="007671B2">
        <w:rPr>
          <w:rFonts w:ascii="Times New Roman" w:eastAsia="ＭＳ 明朝" w:hAnsi="Times New Roman" w:hint="eastAsia"/>
        </w:rPr>
        <w:t>、</w:t>
      </w:r>
      <w:r w:rsidRPr="007671B2">
        <w:rPr>
          <w:rFonts w:ascii="Times New Roman" w:eastAsia="ＭＳ 明朝" w:hAnsi="Times New Roman"/>
        </w:rPr>
        <w:t>多摩市愛宕、世田谷区、南葛西</w:t>
      </w:r>
      <w:r w:rsidRPr="007671B2">
        <w:rPr>
          <w:rFonts w:ascii="Times New Roman" w:eastAsia="ＭＳ 明朝" w:hAnsi="Times New Roman" w:hint="eastAsia"/>
        </w:rPr>
        <w:t>の計</w:t>
      </w:r>
      <w:r w:rsidRPr="007671B2">
        <w:rPr>
          <w:rFonts w:ascii="Times New Roman" w:eastAsia="ＭＳ 明朝" w:hAnsi="Times New Roman" w:cs="Times New Roman"/>
        </w:rPr>
        <w:t>9</w:t>
      </w:r>
      <w:r w:rsidRPr="007671B2">
        <w:rPr>
          <w:rFonts w:ascii="Times New Roman" w:eastAsia="ＭＳ 明朝" w:hAnsi="Times New Roman" w:hint="eastAsia"/>
        </w:rPr>
        <w:t>地点である。</w:t>
      </w:r>
    </w:p>
    <w:p w14:paraId="44F1C43B" w14:textId="77777777" w:rsidR="00C542EF" w:rsidRPr="007671B2" w:rsidRDefault="00C542EF" w:rsidP="00F51342">
      <w:pPr>
        <w:ind w:firstLineChars="100" w:firstLine="210"/>
        <w:jc w:val="left"/>
        <w:rPr>
          <w:rFonts w:ascii="Times New Roman" w:eastAsia="ＭＳ 明朝" w:hAnsi="Times New Roman"/>
        </w:rPr>
      </w:pPr>
    </w:p>
    <w:p w14:paraId="4695E84D"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図</w:t>
      </w:r>
      <w:r w:rsidRPr="007671B2">
        <w:rPr>
          <w:rFonts w:ascii="Times New Roman" w:eastAsia="ＭＳ 明朝" w:hAnsi="Times New Roman" w:cs="Times New Roman"/>
        </w:rPr>
        <w:t>2</w:t>
      </w:r>
      <w:r w:rsidRPr="007671B2">
        <w:rPr>
          <w:rFonts w:ascii="Times New Roman" w:eastAsia="ＭＳ 明朝" w:hAnsi="Times New Roman" w:hint="eastAsia"/>
        </w:rPr>
        <w:t xml:space="preserve">　対象地点</w:t>
      </w:r>
    </w:p>
    <w:p w14:paraId="3F1A3A3D" w14:textId="77777777" w:rsidR="00F51342" w:rsidRPr="007671B2" w:rsidRDefault="00F51342" w:rsidP="00F51342">
      <w:pPr>
        <w:jc w:val="center"/>
        <w:rPr>
          <w:rFonts w:ascii="Times New Roman" w:eastAsia="ＭＳ 明朝" w:hAnsi="Times New Roman"/>
        </w:rPr>
      </w:pPr>
    </w:p>
    <w:p w14:paraId="6C390CB3" w14:textId="77777777" w:rsidR="00F51342" w:rsidRPr="007671B2" w:rsidRDefault="00F51342" w:rsidP="00001636">
      <w:pPr>
        <w:pStyle w:val="2"/>
        <w:rPr>
          <w:rFonts w:ascii="Times New Roman" w:eastAsia="ＭＳ 明朝" w:hAnsi="Times New Roman"/>
          <w:sz w:val="21"/>
          <w:szCs w:val="21"/>
        </w:rPr>
      </w:pPr>
      <w:bookmarkStart w:id="9" w:name="_Toc189069599"/>
      <w:r w:rsidRPr="007671B2">
        <w:rPr>
          <w:rFonts w:ascii="Times New Roman" w:eastAsia="ＭＳ 明朝" w:hAnsi="Times New Roman" w:cs="Times New Roman"/>
          <w:sz w:val="21"/>
          <w:szCs w:val="21"/>
        </w:rPr>
        <w:t>3.2</w:t>
      </w:r>
      <w:r w:rsidRPr="007671B2">
        <w:rPr>
          <w:rFonts w:ascii="Times New Roman" w:eastAsia="ＭＳ 明朝" w:hAnsi="Times New Roman" w:hint="eastAsia"/>
          <w:sz w:val="21"/>
          <w:szCs w:val="21"/>
        </w:rPr>
        <w:t xml:space="preserve">　使用データ</w:t>
      </w:r>
      <w:bookmarkEnd w:id="9"/>
    </w:p>
    <w:p w14:paraId="63A9275C"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7671B2">
        <w:rPr>
          <w:rFonts w:ascii="Times New Roman" w:eastAsia="ＭＳ 明朝" w:hAnsi="Times New Roman" w:cs="Times New Roman"/>
        </w:rPr>
        <w:t>1</w:t>
      </w:r>
      <w:r w:rsidRPr="007671B2">
        <w:rPr>
          <w:rFonts w:ascii="Times New Roman" w:eastAsia="ＭＳ 明朝" w:hAnsi="Times New Roman" w:hint="eastAsia"/>
        </w:rPr>
        <w:t>のようになっている。ここで</w:t>
      </w:r>
      <w:r w:rsidRPr="007671B2">
        <w:rPr>
          <w:rFonts w:ascii="Times New Roman" w:eastAsia="ＭＳ 明朝" w:hAnsi="Times New Roman" w:cs="Times New Roman"/>
        </w:rPr>
        <w:t>t</w:t>
      </w:r>
      <w:r w:rsidRPr="007671B2">
        <w:rPr>
          <w:rFonts w:ascii="Times New Roman" w:eastAsia="ＭＳ 明朝" w:hAnsi="Times New Roman" w:hint="eastAsia"/>
        </w:rPr>
        <w:t>はある日時のことを指し、目的変数として</w:t>
      </w:r>
      <w:r w:rsidRPr="007671B2">
        <w:rPr>
          <w:rFonts w:ascii="Times New Roman" w:eastAsia="ＭＳ 明朝" w:hAnsi="Times New Roman" w:cs="Times New Roman"/>
        </w:rPr>
        <w:t>1</w:t>
      </w:r>
      <w:r w:rsidRPr="007671B2">
        <w:rPr>
          <w:rFonts w:ascii="Times New Roman" w:eastAsia="ＭＳ 明朝" w:hAnsi="Times New Roman" w:hint="eastAsia"/>
        </w:rPr>
        <w:t>~</w:t>
      </w:r>
      <w:r w:rsidRPr="007671B2">
        <w:rPr>
          <w:rFonts w:ascii="Times New Roman" w:eastAsia="ＭＳ 明朝" w:hAnsi="Times New Roman" w:cs="Times New Roman"/>
        </w:rPr>
        <w:t>3</w:t>
      </w:r>
      <w:r w:rsidRPr="007671B2">
        <w:rPr>
          <w:rFonts w:ascii="Times New Roman" w:eastAsia="ＭＳ 明朝" w:hAnsi="Times New Roman" w:hint="eastAsia"/>
        </w:rPr>
        <w:t>時間後の</w:t>
      </w:r>
      <w:r w:rsidRPr="007671B2">
        <w:rPr>
          <w:rFonts w:ascii="Times New Roman" w:eastAsia="ＭＳ 明朝" w:hAnsi="Times New Roman" w:cs="Times New Roman"/>
        </w:rPr>
        <w:t>Ox</w:t>
      </w:r>
      <w:r w:rsidRPr="007671B2">
        <w:rPr>
          <w:rFonts w:ascii="Times New Roman" w:eastAsia="ＭＳ 明朝" w:hAnsi="Times New Roman" w:hint="eastAsia"/>
        </w:rPr>
        <w:t>濃度があり、それに対する特徴量としてある日時</w:t>
      </w:r>
      <w:r w:rsidRPr="007671B2">
        <w:rPr>
          <w:rFonts w:ascii="Times New Roman" w:eastAsia="ＭＳ 明朝" w:hAnsi="Times New Roman" w:cs="Times New Roman"/>
        </w:rPr>
        <w:t>t</w:t>
      </w:r>
      <w:r w:rsidRPr="007671B2">
        <w:rPr>
          <w:rFonts w:ascii="Times New Roman" w:eastAsia="ＭＳ 明朝" w:hAnsi="Times New Roman" w:hint="eastAsia"/>
        </w:rPr>
        <w:t>から</w:t>
      </w:r>
      <w:r w:rsidRPr="007671B2">
        <w:rPr>
          <w:rFonts w:ascii="Times New Roman" w:eastAsia="ＭＳ 明朝" w:hAnsi="Times New Roman" w:cs="Times New Roman"/>
        </w:rPr>
        <w:t>24</w:t>
      </w:r>
      <w:r w:rsidRPr="007671B2">
        <w:rPr>
          <w:rFonts w:ascii="Times New Roman" w:eastAsia="ＭＳ 明朝" w:hAnsi="Times New Roman" w:hint="eastAsia"/>
        </w:rPr>
        <w:t>時間前までのデータを取り込んだ。</w:t>
      </w:r>
    </w:p>
    <w:p w14:paraId="6B57E9D5"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対象期間は以下の通りとし、この期間の予測を行わせた。</w:t>
      </w:r>
    </w:p>
    <w:p w14:paraId="26B2826C" w14:textId="77777777" w:rsidR="00F51342" w:rsidRPr="007671B2" w:rsidRDefault="00F51342" w:rsidP="00F51342">
      <w:pPr>
        <w:ind w:firstLineChars="100" w:firstLine="210"/>
        <w:rPr>
          <w:rFonts w:ascii="Times New Roman" w:eastAsia="ＭＳ 明朝" w:hAnsi="Times New Roman"/>
        </w:rPr>
      </w:pPr>
    </w:p>
    <w:p w14:paraId="29422E6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rPr>
        <w:t>学習データ</w:t>
      </w:r>
      <w:r w:rsidRPr="007671B2">
        <w:rPr>
          <w:rFonts w:ascii="Times New Roman" w:eastAsia="ＭＳ 明朝" w:hAnsi="Times New Roman"/>
        </w:rPr>
        <w:tab/>
      </w:r>
      <w:r w:rsidRPr="007671B2">
        <w:rPr>
          <w:rFonts w:ascii="Times New Roman" w:eastAsia="ＭＳ 明朝" w:hAnsi="Times New Roman"/>
        </w:rPr>
        <w:t>：</w:t>
      </w:r>
      <w:r w:rsidRPr="007671B2">
        <w:rPr>
          <w:rFonts w:ascii="Times New Roman" w:eastAsia="ＭＳ 明朝" w:hAnsi="Times New Roman" w:cs="Times New Roman"/>
        </w:rPr>
        <w:t>2018</w:t>
      </w:r>
      <w:r w:rsidRPr="007671B2">
        <w:rPr>
          <w:rFonts w:ascii="Times New Roman" w:eastAsia="ＭＳ 明朝" w:hAnsi="Times New Roman"/>
        </w:rPr>
        <w:t xml:space="preserve">年　</w:t>
      </w:r>
      <w:r w:rsidRPr="007671B2">
        <w:rPr>
          <w:rFonts w:ascii="Times New Roman" w:eastAsia="ＭＳ 明朝" w:hAnsi="Times New Roman" w:cs="Times New Roman"/>
        </w:rPr>
        <w:t>4</w:t>
      </w:r>
      <w:r w:rsidRPr="007671B2">
        <w:rPr>
          <w:rFonts w:ascii="Times New Roman" w:eastAsia="ＭＳ 明朝" w:hAnsi="Times New Roman"/>
        </w:rPr>
        <w:t>月</w:t>
      </w:r>
      <w:r w:rsidRPr="007671B2">
        <w:rPr>
          <w:rFonts w:ascii="Times New Roman" w:eastAsia="ＭＳ 明朝" w:hAnsi="Times New Roman" w:cs="Times New Roman"/>
        </w:rPr>
        <w:t>1</w:t>
      </w:r>
      <w:r w:rsidRPr="007671B2">
        <w:rPr>
          <w:rFonts w:ascii="Times New Roman" w:eastAsia="ＭＳ 明朝" w:hAnsi="Times New Roman"/>
        </w:rPr>
        <w:t>日～</w:t>
      </w:r>
      <w:r w:rsidRPr="007671B2">
        <w:rPr>
          <w:rFonts w:ascii="Times New Roman" w:eastAsia="ＭＳ 明朝" w:hAnsi="Times New Roman" w:cs="Times New Roman"/>
        </w:rPr>
        <w:t>3</w:t>
      </w:r>
      <w:r w:rsidRPr="007671B2">
        <w:rPr>
          <w:rFonts w:ascii="Times New Roman" w:eastAsia="ＭＳ 明朝" w:hAnsi="Times New Roman"/>
        </w:rPr>
        <w:t>月</w:t>
      </w:r>
      <w:r w:rsidRPr="007671B2">
        <w:rPr>
          <w:rFonts w:ascii="Times New Roman" w:eastAsia="ＭＳ 明朝" w:hAnsi="Times New Roman" w:cs="Times New Roman"/>
        </w:rPr>
        <w:t>31</w:t>
      </w:r>
      <w:r w:rsidRPr="007671B2">
        <w:rPr>
          <w:rFonts w:ascii="Times New Roman" w:eastAsia="ＭＳ 明朝" w:hAnsi="Times New Roman"/>
        </w:rPr>
        <w:t>日（データ数</w:t>
      </w:r>
      <w:r w:rsidRPr="007671B2">
        <w:rPr>
          <w:rFonts w:ascii="Times New Roman" w:eastAsia="ＭＳ 明朝" w:hAnsi="Times New Roman" w:cs="Times New Roman"/>
        </w:rPr>
        <w:t>n:8505</w:t>
      </w:r>
      <w:r w:rsidRPr="007671B2">
        <w:rPr>
          <w:rFonts w:ascii="Times New Roman" w:eastAsia="ＭＳ 明朝" w:hAnsi="Times New Roman"/>
        </w:rPr>
        <w:t>）</w:t>
      </w:r>
    </w:p>
    <w:p w14:paraId="6AFAA544"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rPr>
        <w:t>テストデータ</w:t>
      </w:r>
      <w:r w:rsidRPr="007671B2">
        <w:rPr>
          <w:rFonts w:ascii="Times New Roman" w:eastAsia="ＭＳ 明朝" w:hAnsi="Times New Roman"/>
        </w:rPr>
        <w:tab/>
      </w:r>
      <w:r w:rsidRPr="007671B2">
        <w:rPr>
          <w:rFonts w:ascii="Times New Roman" w:eastAsia="ＭＳ 明朝" w:hAnsi="Times New Roman"/>
        </w:rPr>
        <w:t>：</w:t>
      </w:r>
      <w:r w:rsidRPr="007671B2">
        <w:rPr>
          <w:rFonts w:ascii="Times New Roman" w:eastAsia="ＭＳ 明朝" w:hAnsi="Times New Roman" w:cs="Times New Roman"/>
        </w:rPr>
        <w:t>2019</w:t>
      </w:r>
      <w:r w:rsidRPr="007671B2">
        <w:rPr>
          <w:rFonts w:ascii="Times New Roman" w:eastAsia="ＭＳ 明朝" w:hAnsi="Times New Roman"/>
        </w:rPr>
        <w:t xml:space="preserve">年　</w:t>
      </w:r>
      <w:r w:rsidRPr="007671B2">
        <w:rPr>
          <w:rFonts w:ascii="Times New Roman" w:eastAsia="ＭＳ 明朝" w:hAnsi="Times New Roman" w:cs="Times New Roman"/>
        </w:rPr>
        <w:t>4</w:t>
      </w:r>
      <w:r w:rsidRPr="007671B2">
        <w:rPr>
          <w:rFonts w:ascii="Times New Roman" w:eastAsia="ＭＳ 明朝" w:hAnsi="Times New Roman"/>
        </w:rPr>
        <w:t>月</w:t>
      </w:r>
      <w:r w:rsidRPr="007671B2">
        <w:rPr>
          <w:rFonts w:ascii="Times New Roman" w:eastAsia="ＭＳ 明朝" w:hAnsi="Times New Roman" w:cs="Times New Roman"/>
        </w:rPr>
        <w:t>1</w:t>
      </w:r>
      <w:r w:rsidRPr="007671B2">
        <w:rPr>
          <w:rFonts w:ascii="Times New Roman" w:eastAsia="ＭＳ 明朝" w:hAnsi="Times New Roman"/>
        </w:rPr>
        <w:t>日～</w:t>
      </w:r>
      <w:r w:rsidRPr="007671B2">
        <w:rPr>
          <w:rFonts w:ascii="Times New Roman" w:eastAsia="ＭＳ 明朝" w:hAnsi="Times New Roman" w:cs="Times New Roman"/>
        </w:rPr>
        <w:t>3</w:t>
      </w:r>
      <w:r w:rsidRPr="007671B2">
        <w:rPr>
          <w:rFonts w:ascii="Times New Roman" w:eastAsia="ＭＳ 明朝" w:hAnsi="Times New Roman"/>
        </w:rPr>
        <w:t>月</w:t>
      </w:r>
      <w:r w:rsidRPr="007671B2">
        <w:rPr>
          <w:rFonts w:ascii="Times New Roman" w:eastAsia="ＭＳ 明朝" w:hAnsi="Times New Roman" w:cs="Times New Roman"/>
        </w:rPr>
        <w:t>31</w:t>
      </w:r>
      <w:r w:rsidRPr="007671B2">
        <w:rPr>
          <w:rFonts w:ascii="Times New Roman" w:eastAsia="ＭＳ 明朝" w:hAnsi="Times New Roman"/>
        </w:rPr>
        <w:t>日（データ数</w:t>
      </w:r>
      <w:r w:rsidRPr="007671B2">
        <w:rPr>
          <w:rFonts w:ascii="Times New Roman" w:eastAsia="ＭＳ 明朝" w:hAnsi="Times New Roman" w:cs="Times New Roman"/>
        </w:rPr>
        <w:t>n:8550</w:t>
      </w:r>
      <w:r w:rsidRPr="007671B2">
        <w:rPr>
          <w:rFonts w:ascii="Times New Roman" w:eastAsia="ＭＳ 明朝" w:hAnsi="Times New Roman"/>
        </w:rPr>
        <w:t>）</w:t>
      </w:r>
    </w:p>
    <w:p w14:paraId="2CA313F8" w14:textId="77777777" w:rsidR="00F51342" w:rsidRPr="007671B2" w:rsidRDefault="00F51342" w:rsidP="00F51342">
      <w:pPr>
        <w:rPr>
          <w:rFonts w:ascii="Times New Roman" w:eastAsia="ＭＳ 明朝" w:hAnsi="Times New Roman"/>
        </w:rPr>
      </w:pPr>
    </w:p>
    <w:p w14:paraId="0741EB16" w14:textId="77777777" w:rsidR="00F51342" w:rsidRPr="007671B2" w:rsidRDefault="00F51342" w:rsidP="00F51342">
      <w:pPr>
        <w:ind w:firstLineChars="100" w:firstLine="210"/>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cs="Times New Roman"/>
        </w:rPr>
        <w:t xml:space="preserve">1 </w:t>
      </w:r>
      <w:r w:rsidRPr="007671B2">
        <w:rPr>
          <w:rFonts w:ascii="Times New Roman" w:eastAsia="ＭＳ 明朝" w:hAnsi="Times New Roman" w:hint="eastAsia"/>
        </w:rPr>
        <w:t xml:space="preserve"> </w:t>
      </w:r>
      <w:r w:rsidRPr="007671B2">
        <w:rPr>
          <w:rFonts w:ascii="Times New Roman" w:eastAsia="ＭＳ 明朝" w:hAnsi="Times New Roman" w:cs="Times New Roman"/>
        </w:rPr>
        <w:t>Ox</w:t>
      </w:r>
      <w:r w:rsidRPr="007671B2">
        <w:rPr>
          <w:rFonts w:ascii="Times New Roman" w:eastAsia="ＭＳ 明朝" w:hAnsi="Times New Roman" w:hint="eastAsia"/>
        </w:rPr>
        <w:t>濃度予測モデルに使用するデータセット構造</w:t>
      </w:r>
    </w:p>
    <w:p w14:paraId="06E4643E"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7671B2" w:rsidRDefault="00F51342" w:rsidP="00F51342">
      <w:pPr>
        <w:jc w:val="center"/>
        <w:rPr>
          <w:rFonts w:ascii="Times New Roman" w:eastAsia="ＭＳ 明朝" w:hAnsi="Times New Roman"/>
        </w:rPr>
      </w:pPr>
    </w:p>
    <w:p w14:paraId="57972AAC" w14:textId="0819B0FC"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hint="eastAsia"/>
        </w:rPr>
        <w:t>また、特徴量においてその地点で測定して</w:t>
      </w:r>
      <w:r w:rsidR="009D3491" w:rsidRPr="007671B2">
        <w:rPr>
          <w:rFonts w:ascii="Times New Roman" w:eastAsia="ＭＳ 明朝" w:hAnsi="Times New Roman" w:hint="eastAsia"/>
        </w:rPr>
        <w:t>い</w:t>
      </w:r>
      <w:r w:rsidRPr="007671B2">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7671B2">
        <w:rPr>
          <w:rFonts w:ascii="Times New Roman" w:eastAsia="ＭＳ 明朝" w:hAnsi="Times New Roman" w:cs="Times New Roman"/>
        </w:rPr>
        <w:t>2</w:t>
      </w:r>
      <w:r w:rsidRPr="007671B2">
        <w:rPr>
          <w:rFonts w:ascii="Times New Roman" w:eastAsia="ＭＳ 明朝" w:hAnsi="Times New Roman" w:hint="eastAsia"/>
        </w:rPr>
        <w:t>にまとめた。</w:t>
      </w:r>
    </w:p>
    <w:p w14:paraId="3C29863F" w14:textId="3C6B91B4" w:rsidR="00905B3D" w:rsidRPr="007671B2" w:rsidRDefault="008A1299" w:rsidP="00F51342">
      <w:pPr>
        <w:rPr>
          <w:ins w:id="10" w:author="櫻井 達也" w:date="2024-12-29T09:10:00Z"/>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w:t>
      </w:r>
      <w:r w:rsidRPr="007671B2">
        <w:rPr>
          <w:rFonts w:ascii="Times New Roman" w:eastAsia="ＭＳ 明朝" w:hAnsi="Times New Roman" w:hint="eastAsia"/>
        </w:rPr>
        <w:t>で〇がついているものはその地点で測定している物質であり</w:t>
      </w:r>
      <w:r w:rsidR="00D04651" w:rsidRPr="007671B2">
        <w:rPr>
          <w:rFonts w:ascii="Times New Roman" w:eastAsia="ＭＳ 明朝" w:hAnsi="Times New Roman" w:hint="eastAsia"/>
        </w:rPr>
        <w:t>、☓がついている物質は測定していない物質のことを指す。</w:t>
      </w:r>
    </w:p>
    <w:p w14:paraId="1E4A5A51" w14:textId="25778F59" w:rsidR="00905B3D" w:rsidRPr="007671B2" w:rsidRDefault="00905B3D" w:rsidP="00F51342">
      <w:pPr>
        <w:rPr>
          <w:ins w:id="11" w:author="櫻井 達也" w:date="2024-12-29T09:10:00Z"/>
          <w:rFonts w:ascii="Times New Roman" w:eastAsia="ＭＳ 明朝" w:hAnsi="Times New Roman"/>
        </w:rPr>
      </w:pPr>
    </w:p>
    <w:p w14:paraId="76C30C77" w14:textId="77777777" w:rsidR="00905B3D" w:rsidRPr="007671B2" w:rsidRDefault="00905B3D" w:rsidP="00F51342">
      <w:pPr>
        <w:rPr>
          <w:rFonts w:ascii="Times New Roman" w:eastAsia="ＭＳ 明朝" w:hAnsi="Times New Roman"/>
        </w:rPr>
      </w:pPr>
    </w:p>
    <w:p w14:paraId="6013E664" w14:textId="1406B1C9" w:rsidR="00F51342" w:rsidRPr="007671B2" w:rsidDel="00905B3D" w:rsidRDefault="00F51342" w:rsidP="008A1299">
      <w:pPr>
        <w:jc w:val="center"/>
        <w:rPr>
          <w:del w:id="12" w:author="櫻井 達也" w:date="2024-12-29T09:10:00Z"/>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cs="Times New Roman"/>
        </w:rPr>
        <w:t>2</w:t>
      </w:r>
      <w:r w:rsidRPr="007671B2">
        <w:rPr>
          <w:rFonts w:ascii="Times New Roman" w:eastAsia="ＭＳ 明朝" w:hAnsi="Times New Roman" w:hint="eastAsia"/>
        </w:rPr>
        <w:t xml:space="preserve">　対象地点における測定物質</w:t>
      </w:r>
    </w:p>
    <w:p w14:paraId="767A8642" w14:textId="3A2C0597" w:rsidR="00F51342" w:rsidRPr="007671B2" w:rsidRDefault="008A1299" w:rsidP="00F51342">
      <w:pPr>
        <w:rPr>
          <w:rFonts w:ascii="Times New Roman" w:eastAsia="ＭＳ 明朝" w:hAnsi="Times New Roman"/>
        </w:rPr>
      </w:pPr>
      <w:r w:rsidRPr="007671B2">
        <w:rPr>
          <w:rFonts w:ascii="Times New Roman" w:eastAsia="ＭＳ 明朝" w:hAnsi="Times New Roman"/>
          <w:noProof/>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2476846"/>
                    </a:xfrm>
                    <a:prstGeom prst="rect">
                      <a:avLst/>
                    </a:prstGeom>
                  </pic:spPr>
                </pic:pic>
              </a:graphicData>
            </a:graphic>
          </wp:inline>
        </w:drawing>
      </w:r>
    </w:p>
    <w:p w14:paraId="0E629B74" w14:textId="4322E995" w:rsidR="001240BC" w:rsidRPr="007671B2" w:rsidRDefault="001240BC" w:rsidP="00F51342">
      <w:pPr>
        <w:rPr>
          <w:rFonts w:ascii="Times New Roman" w:eastAsia="ＭＳ 明朝" w:hAnsi="Times New Roman"/>
        </w:rPr>
      </w:pPr>
    </w:p>
    <w:p w14:paraId="4A1C25F6" w14:textId="77777777" w:rsidR="00F51342" w:rsidRPr="007671B2" w:rsidRDefault="00F51342" w:rsidP="00001636">
      <w:pPr>
        <w:pStyle w:val="2"/>
        <w:rPr>
          <w:rFonts w:ascii="Times New Roman" w:eastAsia="ＭＳ 明朝" w:hAnsi="Times New Roman"/>
          <w:sz w:val="21"/>
          <w:szCs w:val="21"/>
        </w:rPr>
      </w:pPr>
      <w:bookmarkStart w:id="13" w:name="_Toc189069600"/>
      <w:r w:rsidRPr="007671B2">
        <w:rPr>
          <w:rFonts w:ascii="Times New Roman" w:eastAsia="ＭＳ 明朝" w:hAnsi="Times New Roman" w:cs="Times New Roman"/>
          <w:sz w:val="21"/>
          <w:szCs w:val="21"/>
        </w:rPr>
        <w:t>3.3</w:t>
      </w:r>
      <w:r w:rsidRPr="007671B2">
        <w:rPr>
          <w:rFonts w:ascii="Times New Roman" w:eastAsia="ＭＳ 明朝" w:hAnsi="Times New Roman" w:cs="Times New Roman"/>
          <w:sz w:val="21"/>
          <w:szCs w:val="21"/>
        </w:rPr>
        <w:t xml:space="preserve">　</w:t>
      </w:r>
      <w:r w:rsidRPr="007671B2">
        <w:rPr>
          <w:rFonts w:ascii="Times New Roman" w:eastAsia="ＭＳ 明朝" w:hAnsi="Times New Roman" w:hint="eastAsia"/>
          <w:sz w:val="21"/>
          <w:szCs w:val="21"/>
        </w:rPr>
        <w:t>モデル詳細</w:t>
      </w:r>
      <w:bookmarkEnd w:id="13"/>
      <w:r w:rsidRPr="007671B2">
        <w:rPr>
          <w:rFonts w:ascii="Times New Roman" w:eastAsia="ＭＳ 明朝" w:hAnsi="Times New Roman"/>
          <w:sz w:val="21"/>
          <w:szCs w:val="21"/>
        </w:rPr>
        <w:t xml:space="preserve"> </w:t>
      </w:r>
    </w:p>
    <w:p w14:paraId="71929596" w14:textId="0E26F88B"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学習時のユーザーが設定するハイパラメータを表</w:t>
      </w:r>
      <w:r w:rsidRPr="007671B2">
        <w:rPr>
          <w:rFonts w:ascii="Times New Roman" w:eastAsia="ＭＳ 明朝" w:hAnsi="Times New Roman" w:cs="Times New Roman"/>
        </w:rPr>
        <w:t>3</w:t>
      </w:r>
      <w:r w:rsidRPr="007671B2">
        <w:rPr>
          <w:rFonts w:ascii="Times New Roman" w:eastAsia="ＭＳ 明朝" w:hAnsi="Times New Roman" w:hint="eastAsia"/>
        </w:rPr>
        <w:t>にまとめた。</w:t>
      </w:r>
    </w:p>
    <w:p w14:paraId="1F817F73"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cs="Times New Roman"/>
        </w:rPr>
        <w:t>3</w:t>
      </w:r>
      <w:r w:rsidRPr="007671B2">
        <w:rPr>
          <w:rFonts w:ascii="Times New Roman" w:eastAsia="ＭＳ 明朝" w:hAnsi="Times New Roman" w:hint="eastAsia"/>
        </w:rPr>
        <w:t xml:space="preserve">　モデルのハイパラメータ</w:t>
      </w:r>
    </w:p>
    <w:p w14:paraId="46031E3E" w14:textId="77777777" w:rsidR="00F51342" w:rsidRPr="007671B2" w:rsidRDefault="00F51342" w:rsidP="00F51342">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7671B2" w:rsidRDefault="00F51342" w:rsidP="00F51342">
      <w:pPr>
        <w:rPr>
          <w:rFonts w:ascii="Times New Roman" w:eastAsia="ＭＳ 明朝" w:hAnsi="Times New Roman" w:cs="Times New Roman"/>
        </w:rPr>
      </w:pPr>
    </w:p>
    <w:p w14:paraId="62390D6A" w14:textId="77777777" w:rsidR="00F51342" w:rsidRPr="007671B2" w:rsidRDefault="00F51342" w:rsidP="00F51342">
      <w:pPr>
        <w:ind w:firstLineChars="100" w:firstLine="210"/>
        <w:rPr>
          <w:rFonts w:ascii="Times New Roman" w:eastAsia="ＭＳ 明朝" w:hAnsi="Times New Roman"/>
        </w:rPr>
      </w:pPr>
      <w:r w:rsidRPr="007671B2">
        <w:rPr>
          <w:rFonts w:ascii="Times New Roman" w:eastAsia="ＭＳ 明朝" w:hAnsi="Times New Roman" w:cs="Times New Roman"/>
        </w:rPr>
        <w:t>Python</w:t>
      </w:r>
      <w:r w:rsidRPr="007671B2">
        <w:rPr>
          <w:rFonts w:ascii="Times New Roman" w:eastAsia="ＭＳ 明朝" w:hAnsi="Times New Roman" w:hint="eastAsia"/>
        </w:rPr>
        <w:t>のバージョンは</w:t>
      </w:r>
      <w:r w:rsidRPr="007671B2">
        <w:rPr>
          <w:rFonts w:ascii="Times New Roman" w:eastAsia="ＭＳ 明朝" w:hAnsi="Times New Roman" w:cs="Times New Roman"/>
        </w:rPr>
        <w:t>3.1</w:t>
      </w:r>
      <w:r w:rsidRPr="007671B2">
        <w:rPr>
          <w:rFonts w:ascii="Times New Roman" w:eastAsia="ＭＳ 明朝" w:hAnsi="Times New Roman" w:hint="eastAsia"/>
        </w:rPr>
        <w:t>2</w:t>
      </w:r>
      <w:r w:rsidRPr="007671B2">
        <w:rPr>
          <w:rFonts w:ascii="Times New Roman" w:eastAsia="ＭＳ 明朝" w:hAnsi="Times New Roman" w:hint="eastAsia"/>
        </w:rPr>
        <w:t>であり、学習には</w:t>
      </w:r>
      <w:r w:rsidRPr="007671B2">
        <w:rPr>
          <w:rFonts w:ascii="Times New Roman" w:eastAsia="ＭＳ 明朝" w:hAnsi="Times New Roman" w:cs="Times New Roman"/>
        </w:rPr>
        <w:t>Facebook</w:t>
      </w:r>
      <w:r w:rsidRPr="007671B2">
        <w:rPr>
          <w:rFonts w:ascii="Times New Roman" w:eastAsia="ＭＳ 明朝" w:hAnsi="Times New Roman"/>
        </w:rPr>
        <w:t>社の提供するオープンソースフレームワークである</w:t>
      </w:r>
      <w:r w:rsidRPr="007671B2">
        <w:rPr>
          <w:rFonts w:ascii="Times New Roman" w:eastAsia="ＭＳ 明朝" w:hAnsi="Times New Roman" w:cs="Times New Roman"/>
        </w:rPr>
        <w:t>PyTorch</w:t>
      </w:r>
      <w:r w:rsidRPr="007671B2">
        <w:rPr>
          <w:rFonts w:ascii="Times New Roman" w:eastAsia="ＭＳ 明朝" w:hAnsi="Times New Roman" w:hint="eastAsia"/>
        </w:rPr>
        <w:t>を用いた。計算実験に使用したハードウェアは以下の通りである。</w:t>
      </w:r>
    </w:p>
    <w:p w14:paraId="41C47F50" w14:textId="77777777" w:rsidR="00F51342" w:rsidRPr="007671B2" w:rsidRDefault="00F51342" w:rsidP="00F51342">
      <w:pPr>
        <w:ind w:firstLineChars="100" w:firstLine="210"/>
        <w:rPr>
          <w:rFonts w:ascii="Times New Roman" w:eastAsia="ＭＳ 明朝" w:hAnsi="Times New Roman"/>
        </w:rPr>
      </w:pPr>
    </w:p>
    <w:p w14:paraId="2A55034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OS</w:t>
      </w:r>
      <w:r w:rsidRPr="007671B2">
        <w:rPr>
          <w:rFonts w:ascii="Times New Roman" w:eastAsia="ＭＳ 明朝" w:hAnsi="Times New Roman"/>
        </w:rPr>
        <w:tab/>
      </w:r>
      <w:r w:rsidRPr="007671B2">
        <w:rPr>
          <w:rFonts w:ascii="Times New Roman" w:eastAsia="ＭＳ 明朝" w:hAnsi="Times New Roman" w:cs="Times New Roman"/>
        </w:rPr>
        <w:t>Windows 11 HOME</w:t>
      </w:r>
      <w:r w:rsidRPr="007671B2">
        <w:rPr>
          <w:rFonts w:ascii="Times New Roman" w:eastAsia="ＭＳ 明朝" w:hAnsi="Times New Roman"/>
        </w:rPr>
        <w:t xml:space="preserve"> </w:t>
      </w:r>
      <w:r w:rsidRPr="007671B2">
        <w:rPr>
          <w:rFonts w:ascii="Times New Roman" w:eastAsia="ＭＳ 明朝" w:hAnsi="Times New Roman"/>
        </w:rPr>
        <w:t>バージョン</w:t>
      </w:r>
      <w:r w:rsidRPr="007671B2">
        <w:rPr>
          <w:rFonts w:ascii="Times New Roman" w:eastAsia="ＭＳ 明朝" w:hAnsi="Times New Roman" w:cs="Times New Roman"/>
        </w:rPr>
        <w:t>23H2</w:t>
      </w:r>
    </w:p>
    <w:p w14:paraId="1A6B346D"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CPU</w:t>
      </w:r>
      <w:r w:rsidRPr="007671B2">
        <w:rPr>
          <w:rFonts w:ascii="Times New Roman" w:eastAsia="ＭＳ 明朝" w:hAnsi="Times New Roman"/>
        </w:rPr>
        <w:tab/>
      </w:r>
      <w:r w:rsidRPr="007671B2">
        <w:rPr>
          <w:rFonts w:ascii="Times New Roman" w:eastAsia="ＭＳ 明朝" w:hAnsi="Times New Roman" w:cs="Times New Roman"/>
        </w:rPr>
        <w:t>AMD Ryzen 7 5700X @4.6GHz 8</w:t>
      </w:r>
      <w:r w:rsidRPr="007671B2">
        <w:rPr>
          <w:rFonts w:ascii="Times New Roman" w:eastAsia="ＭＳ 明朝" w:hAnsi="Times New Roman" w:hint="eastAsia"/>
        </w:rPr>
        <w:t>コア</w:t>
      </w:r>
    </w:p>
    <w:p w14:paraId="1DC7029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cs="Times New Roman"/>
        </w:rPr>
        <w:t>GPU</w:t>
      </w:r>
      <w:r w:rsidRPr="007671B2">
        <w:rPr>
          <w:rFonts w:ascii="Times New Roman" w:eastAsia="ＭＳ 明朝" w:hAnsi="Times New Roman"/>
        </w:rPr>
        <w:tab/>
      </w:r>
      <w:r w:rsidRPr="007671B2">
        <w:rPr>
          <w:rFonts w:ascii="Times New Roman" w:eastAsia="ＭＳ 明朝" w:hAnsi="Times New Roman" w:cs="Times New Roman"/>
        </w:rPr>
        <w:t>NVIDIA GeForce RTX 3070</w:t>
      </w:r>
    </w:p>
    <w:p w14:paraId="76BABE74" w14:textId="77777777" w:rsidR="00F51342" w:rsidRPr="007671B2" w:rsidRDefault="00F51342" w:rsidP="00F51342">
      <w:pPr>
        <w:rPr>
          <w:rFonts w:ascii="Times New Roman" w:eastAsia="ＭＳ 明朝" w:hAnsi="Times New Roman"/>
        </w:rPr>
      </w:pPr>
    </w:p>
    <w:p w14:paraId="04CC685E" w14:textId="28F5CD9D" w:rsidR="00001636" w:rsidRPr="00FB4F76" w:rsidRDefault="00F51342" w:rsidP="00FB4F76">
      <w:pPr>
        <w:pStyle w:val="2"/>
        <w:rPr>
          <w:rFonts w:ascii="Times New Roman" w:eastAsia="ＭＳ 明朝" w:hAnsi="Times New Roman"/>
          <w:sz w:val="21"/>
          <w:szCs w:val="21"/>
        </w:rPr>
      </w:pPr>
      <w:bookmarkStart w:id="14" w:name="_Toc189069601"/>
      <w:r w:rsidRPr="007671B2">
        <w:rPr>
          <w:rFonts w:ascii="Times New Roman" w:eastAsia="ＭＳ 明朝" w:hAnsi="Times New Roman" w:cs="Times New Roman"/>
          <w:sz w:val="21"/>
          <w:szCs w:val="21"/>
        </w:rPr>
        <w:t>3.4</w:t>
      </w:r>
      <w:r w:rsidRPr="007671B2">
        <w:rPr>
          <w:rFonts w:ascii="Times New Roman" w:eastAsia="ＭＳ 明朝" w:hAnsi="Times New Roman" w:hint="eastAsia"/>
          <w:sz w:val="21"/>
          <w:szCs w:val="21"/>
        </w:rPr>
        <w:t xml:space="preserve">　評価方法</w:t>
      </w:r>
      <w:bookmarkEnd w:id="14"/>
    </w:p>
    <w:p w14:paraId="517D9F2A" w14:textId="77777777" w:rsidR="00F51342" w:rsidRPr="007671B2" w:rsidRDefault="00F51342" w:rsidP="00001636">
      <w:pPr>
        <w:pStyle w:val="3"/>
        <w:rPr>
          <w:rFonts w:ascii="Times New Roman" w:eastAsia="ＭＳ 明朝" w:hAnsi="Times New Roman"/>
          <w:sz w:val="21"/>
          <w:szCs w:val="21"/>
        </w:rPr>
      </w:pPr>
      <w:bookmarkStart w:id="15" w:name="_Toc189069602"/>
      <w:r w:rsidRPr="007671B2">
        <w:rPr>
          <w:rFonts w:ascii="Times New Roman" w:eastAsia="ＭＳ 明朝" w:hAnsi="Times New Roman" w:cs="Times New Roman"/>
          <w:sz w:val="21"/>
          <w:szCs w:val="21"/>
        </w:rPr>
        <w:t>3.4.1</w:t>
      </w:r>
      <w:r w:rsidRPr="007671B2">
        <w:rPr>
          <w:rFonts w:ascii="Times New Roman" w:eastAsia="ＭＳ 明朝" w:hAnsi="Times New Roman" w:hint="eastAsia"/>
          <w:sz w:val="21"/>
          <w:szCs w:val="21"/>
        </w:rPr>
        <w:t xml:space="preserve">　モデル評価</w:t>
      </w:r>
      <w:bookmarkEnd w:id="15"/>
    </w:p>
    <w:p w14:paraId="7DD80649" w14:textId="5A8C91EC" w:rsidR="00395E94"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本実験において優れたモ</w:t>
      </w:r>
      <w:r w:rsidRPr="007671B2">
        <w:rPr>
          <w:rFonts w:ascii="Times New Roman" w:eastAsia="ＭＳ 明朝" w:hAnsi="Times New Roman" w:cs="Times New Roman" w:hint="eastAsia"/>
        </w:rPr>
        <w:t>デルは注意報等を発令する補助となるものであり、高濃度を</w:t>
      </w:r>
      <w:r w:rsidR="00371EF8" w:rsidRPr="007671B2">
        <w:rPr>
          <w:rFonts w:ascii="Times New Roman" w:eastAsia="ＭＳ 明朝" w:hAnsi="Times New Roman" w:cs="Times New Roman" w:hint="eastAsia"/>
        </w:rPr>
        <w:t>高</w:t>
      </w:r>
      <w:r w:rsidR="00371EF8" w:rsidRPr="007671B2">
        <w:rPr>
          <w:rFonts w:ascii="Times New Roman" w:eastAsia="ＭＳ 明朝" w:hAnsi="Times New Roman" w:cs="Times New Roman" w:hint="eastAsia"/>
        </w:rPr>
        <w:lastRenderedPageBreak/>
        <w:t>精度</w:t>
      </w:r>
      <w:r w:rsidRPr="007671B2">
        <w:rPr>
          <w:rFonts w:ascii="Times New Roman" w:eastAsia="ＭＳ 明朝" w:hAnsi="Times New Roman" w:cs="Times New Roman" w:hint="eastAsia"/>
        </w:rPr>
        <w:t>に予測することが求められる。そのため、評価方法として</w:t>
      </w:r>
      <w:r w:rsidR="00D87B4E" w:rsidRPr="007671B2">
        <w:rPr>
          <w:rFonts w:ascii="Times New Roman" w:eastAsia="ＭＳ 明朝" w:hAnsi="Times New Roman" w:cs="Times New Roman" w:hint="eastAsia"/>
        </w:rPr>
        <w:t>時間値データの</w:t>
      </w:r>
      <w:r w:rsidRPr="007671B2">
        <w:rPr>
          <w:rFonts w:ascii="Times New Roman" w:eastAsia="ＭＳ 明朝" w:hAnsi="Times New Roman" w:cs="Times New Roman"/>
        </w:rPr>
        <w:t xml:space="preserve"> (i) </w:t>
      </w:r>
      <w:r w:rsidRPr="007671B2">
        <w:rPr>
          <w:rFonts w:ascii="Times New Roman" w:eastAsia="ＭＳ 明朝" w:hAnsi="Times New Roman" w:cs="Times New Roman" w:hint="eastAsia"/>
        </w:rPr>
        <w:t>予測値と実測との</w:t>
      </w:r>
      <w:r w:rsidRPr="007671B2">
        <w:rPr>
          <w:rFonts w:ascii="Times New Roman" w:eastAsia="ＭＳ 明朝" w:hAnsi="Times New Roman" w:cs="Times New Roman"/>
        </w:rPr>
        <w:t>RMSE(</w:t>
      </w:r>
      <w:r w:rsidRPr="007671B2">
        <w:rPr>
          <w:rFonts w:ascii="Times New Roman" w:eastAsia="ＭＳ 明朝" w:hAnsi="Times New Roman" w:cs="Times New Roman"/>
        </w:rPr>
        <w:t>平均二乗平方根</w:t>
      </w:r>
      <w:r w:rsidRPr="007671B2">
        <w:rPr>
          <w:rFonts w:ascii="Times New Roman" w:eastAsia="ＭＳ 明朝" w:hAnsi="Times New Roman" w:cs="Times New Roman" w:hint="eastAsia"/>
        </w:rPr>
        <w:t>誤差</w:t>
      </w:r>
      <w:r w:rsidRPr="007671B2">
        <w:rPr>
          <w:rFonts w:ascii="Times New Roman" w:eastAsia="ＭＳ 明朝" w:hAnsi="Times New Roman" w:cs="Times New Roman"/>
        </w:rPr>
        <w:t>)</w:t>
      </w:r>
      <w:r w:rsidRPr="007671B2">
        <w:rPr>
          <w:rFonts w:ascii="Times New Roman" w:eastAsia="ＭＳ 明朝" w:hAnsi="Times New Roman" w:cs="Times New Roman"/>
        </w:rPr>
        <w:t>値が低いこと</w:t>
      </w:r>
      <w:r w:rsidRPr="007671B2">
        <w:rPr>
          <w:rFonts w:ascii="Times New Roman" w:eastAsia="ＭＳ 明朝" w:hAnsi="Times New Roman" w:cs="Times New Roman" w:hint="eastAsia"/>
        </w:rPr>
        <w:t>、</w:t>
      </w:r>
      <w:r w:rsidRPr="007671B2">
        <w:rPr>
          <w:rFonts w:ascii="Times New Roman" w:eastAsia="ＭＳ 明朝" w:hAnsi="Times New Roman" w:cs="Times New Roman"/>
        </w:rPr>
        <w:t xml:space="preserve">(ii) </w:t>
      </w:r>
      <w:r w:rsidRPr="007671B2">
        <w:rPr>
          <w:rFonts w:ascii="Times New Roman" w:eastAsia="ＭＳ 明朝" w:hAnsi="Times New Roman" w:cs="Times New Roman"/>
        </w:rPr>
        <w:t>高濃度時の</w:t>
      </w:r>
      <w:r w:rsidRPr="007671B2">
        <w:rPr>
          <w:rFonts w:ascii="Times New Roman" w:eastAsia="ＭＳ 明朝" w:hAnsi="Times New Roman" w:cs="Times New Roman" w:hint="eastAsia"/>
        </w:rPr>
        <w:t>追跡率が高いこと、</w:t>
      </w:r>
      <w:r w:rsidRPr="007671B2">
        <w:rPr>
          <w:rFonts w:ascii="Times New Roman" w:eastAsia="ＭＳ 明朝" w:hAnsi="Times New Roman" w:cs="Times New Roman"/>
        </w:rPr>
        <w:t xml:space="preserve">(iii) </w:t>
      </w:r>
      <w:r w:rsidRPr="007671B2">
        <w:rPr>
          <w:rFonts w:ascii="Times New Roman" w:eastAsia="ＭＳ 明朝" w:hAnsi="Times New Roman" w:cs="Times New Roman" w:hint="eastAsia"/>
        </w:rPr>
        <w:t>高濃度時の</w:t>
      </w:r>
      <w:r w:rsidRPr="007671B2">
        <w:rPr>
          <w:rFonts w:ascii="Times New Roman" w:eastAsia="ＭＳ 明朝" w:hAnsi="Times New Roman" w:cs="Times New Roman"/>
        </w:rPr>
        <w:t>RMSE</w:t>
      </w:r>
      <w:r w:rsidRPr="007671B2">
        <w:rPr>
          <w:rFonts w:ascii="Times New Roman" w:eastAsia="ＭＳ 明朝" w:hAnsi="Times New Roman" w:cs="Times New Roman"/>
        </w:rPr>
        <w:t>が低いこ</w:t>
      </w:r>
      <w:r w:rsidRPr="007671B2">
        <w:rPr>
          <w:rFonts w:ascii="Times New Roman" w:eastAsia="ＭＳ 明朝" w:hAnsi="Times New Roman" w:cs="Times New Roman" w:hint="eastAsia"/>
        </w:rPr>
        <w:t>と</w:t>
      </w:r>
      <w:r w:rsidRPr="007671B2">
        <w:rPr>
          <w:rFonts w:ascii="Times New Roman" w:eastAsia="ＭＳ 明朝" w:hAnsi="Times New Roman" w:cs="Times New Roman"/>
        </w:rPr>
        <w:t>、</w:t>
      </w:r>
      <w:r w:rsidRPr="007671B2">
        <w:rPr>
          <w:rFonts w:ascii="Times New Roman" w:eastAsia="ＭＳ 明朝" w:hAnsi="Times New Roman" w:cs="Times New Roman" w:hint="eastAsia"/>
        </w:rPr>
        <w:t>といった</w:t>
      </w:r>
      <w:r w:rsidRPr="007671B2">
        <w:rPr>
          <w:rFonts w:ascii="Times New Roman" w:eastAsia="ＭＳ 明朝" w:hAnsi="Times New Roman" w:cs="Times New Roman"/>
        </w:rPr>
        <w:t>3</w:t>
      </w:r>
      <w:r w:rsidRPr="007671B2">
        <w:rPr>
          <w:rFonts w:ascii="Times New Roman" w:eastAsia="ＭＳ 明朝" w:hAnsi="Times New Roman" w:cs="Times New Roman"/>
        </w:rPr>
        <w:t>つの観点をもと</w:t>
      </w:r>
      <w:r w:rsidRPr="007671B2">
        <w:rPr>
          <w:rFonts w:ascii="Times New Roman" w:eastAsia="ＭＳ 明朝" w:hAnsi="Times New Roman" w:cs="Times New Roman" w:hint="eastAsia"/>
        </w:rPr>
        <w:t>に優れたモデルを作成できる最適な特徴量を探索することとした。</w:t>
      </w:r>
      <w:r w:rsidRPr="007671B2">
        <w:rPr>
          <w:rFonts w:ascii="Times New Roman" w:eastAsia="ＭＳ 明朝" w:hAnsi="Times New Roman" w:cs="Times New Roman"/>
        </w:rPr>
        <w:t xml:space="preserve">(i) </w:t>
      </w:r>
      <w:r w:rsidRPr="007671B2">
        <w:rPr>
          <w:rFonts w:ascii="Times New Roman" w:eastAsia="ＭＳ 明朝" w:hAnsi="Times New Roman" w:cs="Times New Roman" w:hint="eastAsia"/>
        </w:rPr>
        <w:t>はモデル全体</w:t>
      </w:r>
      <w:r w:rsidRPr="007671B2">
        <w:rPr>
          <w:rFonts w:ascii="Times New Roman" w:eastAsia="ＭＳ 明朝" w:hAnsi="Times New Roman" w:hint="eastAsia"/>
        </w:rPr>
        <w:t>の精度を確認するものであり、一般的に</w:t>
      </w:r>
      <w:r w:rsidRPr="007671B2">
        <w:rPr>
          <w:rFonts w:ascii="Times New Roman" w:eastAsia="ＭＳ 明朝" w:hAnsi="Times New Roman" w:cs="Times New Roman"/>
        </w:rPr>
        <w:t>RMSE</w:t>
      </w:r>
      <w:r w:rsidRPr="007671B2">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7671B2">
        <w:rPr>
          <w:rFonts w:ascii="Times New Roman" w:eastAsia="ＭＳ 明朝" w:hAnsi="Times New Roman" w:cs="Times New Roman"/>
        </w:rPr>
        <w:t>RMSE</w:t>
      </w:r>
      <w:r w:rsidRPr="007671B2">
        <w:rPr>
          <w:rFonts w:ascii="Times New Roman" w:eastAsia="ＭＳ 明朝" w:hAnsi="Times New Roman" w:hint="eastAsia"/>
        </w:rPr>
        <w:t>値が低いことがありうる。これだけでは本実験での目的を満たすことはできない。そこで、</w:t>
      </w:r>
      <w:r w:rsidRPr="007671B2">
        <w:rPr>
          <w:rFonts w:ascii="Times New Roman" w:eastAsia="ＭＳ 明朝" w:hAnsi="Times New Roman" w:hint="eastAsia"/>
        </w:rPr>
        <w:t>(</w:t>
      </w:r>
      <w:r w:rsidRPr="007671B2">
        <w:rPr>
          <w:rFonts w:ascii="Times New Roman" w:eastAsia="ＭＳ 明朝" w:hAnsi="Times New Roman"/>
        </w:rPr>
        <w:t>ii)</w:t>
      </w:r>
      <w:r w:rsidRPr="007671B2">
        <w:rPr>
          <w:rFonts w:ascii="Times New Roman" w:eastAsia="ＭＳ 明朝" w:hAnsi="Times New Roman" w:hint="eastAsia"/>
        </w:rPr>
        <w:t>～</w:t>
      </w:r>
      <w:r w:rsidRPr="007671B2">
        <w:rPr>
          <w:rFonts w:ascii="Times New Roman" w:eastAsia="ＭＳ 明朝" w:hAnsi="Times New Roman" w:hint="eastAsia"/>
        </w:rPr>
        <w:t>(</w:t>
      </w:r>
      <w:r w:rsidRPr="007671B2">
        <w:rPr>
          <w:rFonts w:ascii="Times New Roman" w:eastAsia="ＭＳ 明朝" w:hAnsi="Times New Roman"/>
        </w:rPr>
        <w:t>iii)</w:t>
      </w:r>
      <w:r w:rsidRPr="007671B2">
        <w:rPr>
          <w:rFonts w:ascii="Times New Roman" w:eastAsia="ＭＳ 明朝" w:hAnsi="Times New Roman" w:hint="eastAsia"/>
        </w:rPr>
        <w:t>のような高濃度域に対する評価が必要である。</w:t>
      </w:r>
      <w:r w:rsidRPr="007671B2">
        <w:rPr>
          <w:rFonts w:ascii="Times New Roman" w:eastAsia="ＭＳ 明朝" w:hAnsi="Times New Roman" w:hint="eastAsia"/>
        </w:rPr>
        <w:t>(</w:t>
      </w:r>
      <w:r w:rsidRPr="007671B2">
        <w:rPr>
          <w:rFonts w:ascii="Times New Roman" w:eastAsia="ＭＳ 明朝" w:hAnsi="Times New Roman"/>
        </w:rPr>
        <w:t>ii)</w:t>
      </w:r>
      <w:r w:rsidRPr="007671B2">
        <w:rPr>
          <w:rFonts w:ascii="Times New Roman" w:eastAsia="ＭＳ 明朝" w:hAnsi="Times New Roman" w:cs="ＭＳ 明朝" w:hint="eastAsia"/>
        </w:rPr>
        <w:t xml:space="preserve"> </w:t>
      </w:r>
      <w:r w:rsidRPr="007671B2">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7671B2">
        <w:rPr>
          <w:rFonts w:ascii="Times New Roman" w:eastAsia="ＭＳ 明朝" w:hAnsi="Times New Roman" w:cs="Times New Roman"/>
        </w:rPr>
        <w:t xml:space="preserve">(iii) </w:t>
      </w:r>
      <w:r w:rsidRPr="007671B2">
        <w:rPr>
          <w:rFonts w:ascii="Times New Roman" w:eastAsia="ＭＳ 明朝" w:hAnsi="Times New Roman" w:hint="eastAsia"/>
        </w:rPr>
        <w:t>の実測値が高濃度を超えた時のみに絞り</w:t>
      </w:r>
      <w:r w:rsidRPr="007671B2">
        <w:rPr>
          <w:rFonts w:ascii="Times New Roman" w:eastAsia="ＭＳ 明朝" w:hAnsi="Times New Roman" w:cs="Times New Roman"/>
        </w:rPr>
        <w:t>RMSE</w:t>
      </w:r>
      <w:r w:rsidRPr="007671B2">
        <w:rPr>
          <w:rFonts w:ascii="Times New Roman" w:eastAsia="ＭＳ 明朝" w:hAnsi="Times New Roman" w:hint="eastAsia"/>
        </w:rPr>
        <w:t>を算出することによって、どれほどの精度で高濃度を予測しているかを評価</w:t>
      </w:r>
      <w:r w:rsidR="00395E94" w:rsidRPr="007671B2">
        <w:rPr>
          <w:rFonts w:ascii="Times New Roman" w:eastAsia="ＭＳ 明朝" w:hAnsi="Times New Roman" w:hint="eastAsia"/>
        </w:rPr>
        <w:t>した。</w:t>
      </w:r>
    </w:p>
    <w:p w14:paraId="3DF7DC5A" w14:textId="36E49768" w:rsidR="007C11DE" w:rsidRPr="007671B2" w:rsidRDefault="00395E94" w:rsidP="00F5134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また、再現率、適合率、調和平均を算出し評価を行った。</w:t>
      </w:r>
      <w:r w:rsidR="00AF7F1C" w:rsidRPr="007671B2">
        <w:rPr>
          <w:rFonts w:ascii="Times New Roman" w:eastAsia="ＭＳ 明朝" w:hAnsi="Times New Roman" w:hint="eastAsia"/>
        </w:rPr>
        <w:t>実測で高濃度を観測した日に予測で高濃度を超えた日の割合である再現率は式</w:t>
      </w:r>
      <w:r w:rsidR="007C11DE" w:rsidRPr="007671B2">
        <w:rPr>
          <w:rFonts w:ascii="Times New Roman" w:eastAsia="ＭＳ 明朝" w:hAnsi="Times New Roman" w:hint="eastAsia"/>
        </w:rPr>
        <w:t>に表される</w:t>
      </w:r>
      <w:r w:rsidR="00AF7F1C" w:rsidRPr="007671B2">
        <w:rPr>
          <w:rFonts w:ascii="Times New Roman" w:eastAsia="ＭＳ 明朝" w:hAnsi="Times New Roman" w:hint="eastAsia"/>
        </w:rPr>
        <w:t>。予測で高濃度を観測した日に実測で高濃度を観測した日の割合</w:t>
      </w:r>
      <w:r w:rsidR="007C11DE" w:rsidRPr="007671B2">
        <w:rPr>
          <w:rFonts w:ascii="Times New Roman" w:eastAsia="ＭＳ 明朝" w:hAnsi="Times New Roman" w:hint="eastAsia"/>
        </w:rPr>
        <w:t>である</w:t>
      </w:r>
      <w:r w:rsidR="00AF7F1C" w:rsidRPr="007671B2">
        <w:rPr>
          <w:rFonts w:ascii="Times New Roman" w:eastAsia="ＭＳ 明朝" w:hAnsi="Times New Roman" w:hint="eastAsia"/>
        </w:rPr>
        <w:t>適合率</w:t>
      </w:r>
      <w:r w:rsidR="007C11DE" w:rsidRPr="007671B2">
        <w:rPr>
          <w:rFonts w:ascii="Times New Roman" w:eastAsia="ＭＳ 明朝" w:hAnsi="Times New Roman" w:hint="eastAsia"/>
        </w:rPr>
        <w:t>は式で表される</w:t>
      </w:r>
      <w:r w:rsidR="00AF7F1C" w:rsidRPr="007671B2">
        <w:rPr>
          <w:rFonts w:ascii="Times New Roman" w:eastAsia="ＭＳ 明朝" w:hAnsi="Times New Roman" w:hint="eastAsia"/>
        </w:rPr>
        <w:t>。</w:t>
      </w:r>
      <w:r w:rsidR="007C11DE" w:rsidRPr="007671B2">
        <w:rPr>
          <w:rFonts w:ascii="Times New Roman" w:eastAsia="ＭＳ 明朝" w:hAnsi="Times New Roman" w:hint="eastAsia"/>
        </w:rPr>
        <w:t>これら二つの割合の平均</w:t>
      </w:r>
      <w:r w:rsidR="00D91978" w:rsidRPr="007671B2">
        <w:rPr>
          <w:rFonts w:ascii="Times New Roman" w:eastAsia="ＭＳ 明朝" w:hAnsi="Times New Roman" w:hint="eastAsia"/>
        </w:rPr>
        <w:t>の</w:t>
      </w:r>
      <w:r w:rsidR="007C11DE" w:rsidRPr="007671B2">
        <w:rPr>
          <w:rFonts w:ascii="Times New Roman" w:eastAsia="ＭＳ 明朝" w:hAnsi="Times New Roman" w:hint="eastAsia"/>
        </w:rPr>
        <w:t>調和平均</w:t>
      </w:r>
      <w:r w:rsidR="007C11DE" w:rsidRPr="007671B2">
        <w:rPr>
          <w:rFonts w:ascii="Times New Roman" w:eastAsia="ＭＳ 明朝" w:hAnsi="Times New Roman" w:hint="eastAsia"/>
        </w:rPr>
        <w:t>(F</w:t>
      </w:r>
      <w:r w:rsidR="007C11DE" w:rsidRPr="007671B2">
        <w:rPr>
          <w:rFonts w:ascii="Times New Roman" w:eastAsia="ＭＳ 明朝" w:hAnsi="Times New Roman" w:hint="eastAsia"/>
        </w:rPr>
        <w:t>値</w:t>
      </w:r>
      <w:r w:rsidR="007C11DE" w:rsidRPr="007671B2">
        <w:rPr>
          <w:rFonts w:ascii="Times New Roman" w:eastAsia="ＭＳ 明朝" w:hAnsi="Times New Roman" w:hint="eastAsia"/>
        </w:rPr>
        <w:t>)</w:t>
      </w:r>
      <w:r w:rsidR="00D91978" w:rsidRPr="007671B2">
        <w:rPr>
          <w:rFonts w:ascii="Times New Roman" w:eastAsia="ＭＳ 明朝" w:hAnsi="Times New Roman" w:hint="eastAsia"/>
        </w:rPr>
        <w:t>は</w:t>
      </w:r>
      <w:r w:rsidR="007C11DE" w:rsidRPr="007671B2">
        <w:rPr>
          <w:rFonts w:ascii="Times New Roman" w:eastAsia="ＭＳ 明朝" w:hAnsi="Times New Roman" w:hint="eastAsia"/>
        </w:rPr>
        <w:t>式</w:t>
      </w:r>
      <w:r w:rsidR="007C11DE" w:rsidRPr="007671B2">
        <w:rPr>
          <w:rFonts w:ascii="Times New Roman" w:eastAsia="ＭＳ 明朝" w:hAnsi="Times New Roman" w:hint="eastAsia"/>
        </w:rPr>
        <w:t>(</w:t>
      </w:r>
      <w:r w:rsidR="00FA61FA" w:rsidRPr="007671B2">
        <w:rPr>
          <w:rFonts w:ascii="Times New Roman" w:eastAsia="ＭＳ 明朝" w:hAnsi="Times New Roman" w:hint="eastAsia"/>
        </w:rPr>
        <w:t>1</w:t>
      </w:r>
      <w:r w:rsidR="007C11DE" w:rsidRPr="007671B2">
        <w:rPr>
          <w:rFonts w:ascii="Times New Roman" w:eastAsia="ＭＳ 明朝" w:hAnsi="Times New Roman" w:hint="eastAsia"/>
        </w:rPr>
        <w:t>)</w:t>
      </w:r>
      <w:r w:rsidR="00506036" w:rsidRPr="007671B2">
        <w:rPr>
          <w:rFonts w:ascii="Times New Roman" w:eastAsia="ＭＳ 明朝" w:hAnsi="Times New Roman" w:hint="eastAsia"/>
        </w:rPr>
        <w:t>で表される。</w:t>
      </w:r>
      <w:r w:rsidR="003C072C" w:rsidRPr="007671B2">
        <w:rPr>
          <w:rFonts w:ascii="Times New Roman" w:eastAsia="ＭＳ 明朝" w:hAnsi="Times New Roman" w:hint="eastAsia"/>
        </w:rPr>
        <w:t>ここにおける調和平均は高濃度域に関してどれほど</w:t>
      </w:r>
      <w:r w:rsidR="00371EF8" w:rsidRPr="007671B2">
        <w:rPr>
          <w:rFonts w:ascii="Times New Roman" w:eastAsia="ＭＳ 明朝" w:hAnsi="Times New Roman" w:hint="eastAsia"/>
        </w:rPr>
        <w:t>高精度</w:t>
      </w:r>
      <w:r w:rsidR="003C072C" w:rsidRPr="007671B2">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7671B2">
        <w:rPr>
          <w:rFonts w:ascii="Times New Roman" w:eastAsia="ＭＳ 明朝" w:hAnsi="Times New Roman" w:hint="eastAsia"/>
        </w:rPr>
        <w:t>これらの評価をもとに各モデルを評価した。</w:t>
      </w:r>
    </w:p>
    <w:p w14:paraId="64CDB679" w14:textId="591ECEA5" w:rsidR="00265435" w:rsidRPr="007671B2"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7671B2" w:rsidRDefault="00B5476C" w:rsidP="00AF7F1C">
      <w:pPr>
        <w:ind w:firstLineChars="100" w:firstLine="210"/>
        <w:rPr>
          <w:rFonts w:ascii="Times New Roman" w:eastAsia="ＭＳ 明朝" w:hAnsi="Times New Roman"/>
        </w:rPr>
      </w:pPr>
      <w:r w:rsidRPr="007671B2">
        <w:rPr>
          <w:rFonts w:ascii="Times New Roman" w:eastAsia="ＭＳ 明朝" w:hAnsi="Times New Roman" w:hint="eastAsia"/>
        </w:rPr>
        <w:t>最終的な評価は調和平均、高濃度</w:t>
      </w:r>
      <w:r w:rsidRPr="007671B2">
        <w:rPr>
          <w:rFonts w:ascii="Times New Roman" w:eastAsia="ＭＳ 明朝" w:hAnsi="Times New Roman" w:hint="eastAsia"/>
        </w:rPr>
        <w:t>RMSE</w:t>
      </w:r>
      <w:r w:rsidRPr="007671B2">
        <w:rPr>
          <w:rFonts w:ascii="Times New Roman" w:eastAsia="ＭＳ 明朝" w:hAnsi="Times New Roman" w:hint="eastAsia"/>
        </w:rPr>
        <w:t>、特徴量の個数の順で優先度を設定し評価を最も優れていたものを抽出する。</w:t>
      </w:r>
    </w:p>
    <w:p w14:paraId="5B4FF32F" w14:textId="425C9997" w:rsidR="00F51342" w:rsidRPr="007671B2" w:rsidRDefault="00F51342" w:rsidP="00AF7F1C">
      <w:pPr>
        <w:ind w:firstLineChars="100" w:firstLine="210"/>
        <w:rPr>
          <w:rFonts w:ascii="Times New Roman" w:eastAsia="ＭＳ 明朝" w:hAnsi="Times New Roman"/>
        </w:rPr>
      </w:pPr>
      <w:r w:rsidRPr="007671B2">
        <w:rPr>
          <w:rFonts w:ascii="Times New Roman" w:eastAsia="ＭＳ 明朝" w:hAnsi="Times New Roman" w:hint="eastAsia"/>
        </w:rPr>
        <w:t>モデルを作成する際、同じデータを与えても違う精度のモデルができる。そのため、評価する際はモデルを</w:t>
      </w:r>
      <w:r w:rsidRPr="007671B2">
        <w:rPr>
          <w:rFonts w:ascii="Times New Roman" w:eastAsia="ＭＳ 明朝" w:hAnsi="Times New Roman" w:cs="Times New Roman"/>
        </w:rPr>
        <w:t>10</w:t>
      </w:r>
      <w:r w:rsidRPr="007671B2">
        <w:rPr>
          <w:rFonts w:ascii="Times New Roman" w:eastAsia="ＭＳ 明朝" w:hAnsi="Times New Roman" w:hint="eastAsia"/>
        </w:rPr>
        <w:t>回作成しそれぞれの値の平均をとり評価を行った。</w:t>
      </w:r>
    </w:p>
    <w:p w14:paraId="2531459E" w14:textId="77777777" w:rsidR="00F51342" w:rsidRPr="007671B2" w:rsidRDefault="00F51342" w:rsidP="00F51342">
      <w:pPr>
        <w:rPr>
          <w:rFonts w:ascii="Times New Roman" w:eastAsia="ＭＳ 明朝" w:hAnsi="Times New Roman"/>
        </w:rPr>
      </w:pPr>
    </w:p>
    <w:p w14:paraId="6E487552" w14:textId="77777777" w:rsidR="00F51342" w:rsidRPr="007671B2" w:rsidRDefault="00F51342" w:rsidP="00001636">
      <w:pPr>
        <w:pStyle w:val="3"/>
        <w:rPr>
          <w:rFonts w:ascii="Times New Roman" w:eastAsia="ＭＳ 明朝" w:hAnsi="Times New Roman"/>
          <w:sz w:val="21"/>
          <w:szCs w:val="21"/>
        </w:rPr>
      </w:pPr>
      <w:bookmarkStart w:id="16" w:name="_Toc189069603"/>
      <w:r w:rsidRPr="007671B2">
        <w:rPr>
          <w:rFonts w:ascii="Times New Roman" w:eastAsia="ＭＳ 明朝" w:hAnsi="Times New Roman" w:cs="Times New Roman"/>
          <w:sz w:val="21"/>
          <w:szCs w:val="21"/>
        </w:rPr>
        <w:t>3.4.2</w:t>
      </w:r>
      <w:r w:rsidRPr="007671B2">
        <w:rPr>
          <w:rFonts w:ascii="Times New Roman" w:eastAsia="ＭＳ 明朝" w:hAnsi="Times New Roman" w:hint="eastAsia"/>
          <w:sz w:val="21"/>
          <w:szCs w:val="21"/>
        </w:rPr>
        <w:t xml:space="preserve">　特徴量評価</w:t>
      </w:r>
      <w:bookmarkEnd w:id="16"/>
    </w:p>
    <w:p w14:paraId="6CC9AA18"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 xml:space="preserve">　特徴量の評価を行うためオープンソースである</w:t>
      </w:r>
      <w:r w:rsidRPr="007671B2">
        <w:rPr>
          <w:rFonts w:ascii="Times New Roman" w:eastAsia="ＭＳ 明朝" w:hAnsi="Times New Roman" w:cs="Times New Roman"/>
        </w:rPr>
        <w:t>SHAP</w:t>
      </w:r>
      <w:r w:rsidRPr="007671B2">
        <w:rPr>
          <w:rFonts w:ascii="Times New Roman" w:eastAsia="ＭＳ 明朝" w:hAnsi="Times New Roman"/>
        </w:rPr>
        <w:t>（</w:t>
      </w:r>
      <w:r w:rsidRPr="007671B2">
        <w:rPr>
          <w:rFonts w:ascii="Times New Roman" w:eastAsia="ＭＳ 明朝" w:hAnsi="Times New Roman" w:cs="Times New Roman"/>
        </w:rPr>
        <w:t>SHapley Additive exPlanations</w:t>
      </w:r>
      <w:r w:rsidRPr="007671B2">
        <w:rPr>
          <w:rFonts w:ascii="Times New Roman" w:eastAsia="ＭＳ 明朝" w:hAnsi="Times New Roman"/>
        </w:rPr>
        <w:t>）</w:t>
      </w:r>
      <w:r w:rsidRPr="007671B2">
        <w:rPr>
          <w:rFonts w:ascii="Times New Roman" w:eastAsia="ＭＳ 明朝" w:hAnsi="Times New Roman" w:hint="eastAsia"/>
        </w:rPr>
        <w:t>を用いて特徴量の需要度を計算させ、モデルの評価同様</w:t>
      </w:r>
      <w:r w:rsidRPr="007671B2">
        <w:rPr>
          <w:rFonts w:ascii="Times New Roman" w:eastAsia="ＭＳ 明朝" w:hAnsi="Times New Roman" w:cs="Times New Roman"/>
        </w:rPr>
        <w:t>10</w:t>
      </w:r>
      <w:r w:rsidRPr="007671B2">
        <w:rPr>
          <w:rFonts w:ascii="Times New Roman" w:eastAsia="ＭＳ 明朝" w:hAnsi="Times New Roman" w:hint="eastAsia"/>
        </w:rPr>
        <w:t>回算出した平均を用いて特徴量需要度として特徴量の評価を行った。</w:t>
      </w:r>
      <w:r w:rsidRPr="007671B2">
        <w:rPr>
          <w:rFonts w:ascii="Times New Roman" w:eastAsia="ＭＳ 明朝" w:hAnsi="Times New Roman" w:cs="Times New Roman"/>
        </w:rPr>
        <w:t>SHAP</w:t>
      </w:r>
      <w:r w:rsidRPr="007671B2">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7671B2">
        <w:rPr>
          <w:rFonts w:ascii="Times New Roman" w:eastAsia="ＭＳ 明朝" w:hAnsi="Times New Roman"/>
        </w:rPr>
        <w:t>平均的な予測値をベースに、ある特徴量が加わったときの予測値の変動量を、その特徴量の限界貢献度として</w:t>
      </w:r>
      <w:r w:rsidRPr="007671B2">
        <w:rPr>
          <w:rFonts w:ascii="Times New Roman" w:eastAsia="ＭＳ 明朝" w:hAnsi="Times New Roman" w:hint="eastAsia"/>
        </w:rPr>
        <w:t>扱い、</w:t>
      </w:r>
      <w:r w:rsidRPr="007671B2">
        <w:rPr>
          <w:rFonts w:ascii="Times New Roman" w:eastAsia="ＭＳ 明朝" w:hAnsi="Times New Roman"/>
        </w:rPr>
        <w:t>全ての順序の組み合わせで限界貢献度を求め、その平均を</w:t>
      </w:r>
      <w:r w:rsidRPr="007671B2">
        <w:rPr>
          <w:rFonts w:ascii="Times New Roman" w:eastAsia="ＭＳ 明朝" w:hAnsi="Times New Roman" w:hint="eastAsia"/>
        </w:rPr>
        <w:t>とることで求まる</w:t>
      </w:r>
      <w:r w:rsidRPr="007671B2">
        <w:rPr>
          <w:rFonts w:ascii="Times New Roman" w:eastAsia="ＭＳ 明朝" w:hAnsi="Times New Roman" w:cs="Times New Roman"/>
          <w:vertAlign w:val="superscript"/>
        </w:rPr>
        <w:t>5</w:t>
      </w:r>
      <w:r w:rsidRPr="007671B2">
        <w:rPr>
          <w:rFonts w:ascii="Times New Roman" w:eastAsia="ＭＳ 明朝" w:hAnsi="Times New Roman" w:hint="eastAsia"/>
          <w:vertAlign w:val="superscript"/>
        </w:rPr>
        <w:t>)</w:t>
      </w:r>
      <w:r w:rsidRPr="007671B2">
        <w:rPr>
          <w:rFonts w:ascii="Times New Roman" w:eastAsia="ＭＳ 明朝" w:hAnsi="Times New Roman" w:hint="eastAsia"/>
        </w:rPr>
        <w:t>。すなわち、値が大きい時予測を行うにあたって需要度が高い。このようにして求めた値を用いて各特徴量が</w:t>
      </w:r>
      <w:r w:rsidRPr="007671B2">
        <w:rPr>
          <w:rFonts w:ascii="Times New Roman" w:eastAsia="ＭＳ 明朝" w:hAnsi="Times New Roman" w:cs="Times New Roman"/>
        </w:rPr>
        <w:t>Ox</w:t>
      </w:r>
      <w:r w:rsidRPr="007671B2">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7671B2" w:rsidRDefault="00F51342" w:rsidP="00F51342">
      <w:pPr>
        <w:rPr>
          <w:rFonts w:ascii="Times New Roman" w:eastAsia="ＭＳ 明朝" w:hAnsi="Times New Roman"/>
        </w:rPr>
      </w:pPr>
    </w:p>
    <w:p w14:paraId="2C33F96B" w14:textId="5FEB7649" w:rsidR="00F51342" w:rsidRPr="007671B2" w:rsidRDefault="00F51342" w:rsidP="00001636">
      <w:pPr>
        <w:pStyle w:val="2"/>
        <w:rPr>
          <w:rFonts w:ascii="Times New Roman" w:eastAsia="ＭＳ 明朝" w:hAnsi="Times New Roman"/>
          <w:sz w:val="21"/>
          <w:szCs w:val="21"/>
        </w:rPr>
      </w:pPr>
      <w:bookmarkStart w:id="17" w:name="_Toc189069604"/>
      <w:r w:rsidRPr="007671B2">
        <w:rPr>
          <w:rFonts w:ascii="Times New Roman" w:eastAsia="ＭＳ 明朝" w:hAnsi="Times New Roman" w:cs="Times New Roman"/>
          <w:sz w:val="21"/>
          <w:szCs w:val="21"/>
        </w:rPr>
        <w:lastRenderedPageBreak/>
        <w:t>3.5</w:t>
      </w:r>
      <w:r w:rsidRPr="007671B2">
        <w:rPr>
          <w:rFonts w:ascii="Times New Roman" w:eastAsia="ＭＳ 明朝" w:hAnsi="Times New Roman" w:hint="eastAsia"/>
          <w:sz w:val="21"/>
          <w:szCs w:val="21"/>
        </w:rPr>
        <w:t xml:space="preserve">　特徴量の探索</w:t>
      </w:r>
      <w:bookmarkEnd w:id="17"/>
      <w:r w:rsidR="00F86376" w:rsidRPr="007671B2">
        <w:rPr>
          <w:rFonts w:ascii="Times New Roman" w:eastAsia="ＭＳ 明朝" w:hAnsi="Times New Roman"/>
          <w:sz w:val="21"/>
          <w:szCs w:val="21"/>
        </w:rPr>
        <w:t xml:space="preserve"> </w:t>
      </w:r>
    </w:p>
    <w:p w14:paraId="378F4418" w14:textId="4AF445F5" w:rsidR="00F51342" w:rsidRPr="007671B2" w:rsidRDefault="00F51342" w:rsidP="001A74D2">
      <w:pPr>
        <w:ind w:firstLineChars="100" w:firstLine="210"/>
        <w:rPr>
          <w:rFonts w:ascii="Times New Roman" w:eastAsia="ＭＳ 明朝" w:hAnsi="Times New Roman"/>
        </w:rPr>
      </w:pPr>
      <w:r w:rsidRPr="007671B2">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7671B2">
        <w:rPr>
          <w:rFonts w:ascii="Times New Roman" w:eastAsia="ＭＳ 明朝" w:hAnsi="Times New Roman" w:hint="eastAsia"/>
        </w:rPr>
        <w:t>。</w:t>
      </w:r>
      <w:r w:rsidR="00C91D36" w:rsidRPr="007671B2">
        <w:rPr>
          <w:rFonts w:ascii="Times New Roman" w:eastAsia="ＭＳ 明朝" w:hAnsi="Times New Roman" w:hint="eastAsia"/>
        </w:rPr>
        <w:t>特徴量需要度は高濃度以上の時と、高濃度以外の時で特徴量需要度を分けて算出した。</w:t>
      </w:r>
    </w:p>
    <w:p w14:paraId="4F94D674" w14:textId="6D43108F" w:rsidR="001A74D2" w:rsidRPr="007671B2" w:rsidRDefault="001A74D2" w:rsidP="008706A6">
      <w:pPr>
        <w:ind w:firstLineChars="100" w:firstLine="210"/>
        <w:rPr>
          <w:rFonts w:ascii="Times New Roman" w:eastAsia="ＭＳ 明朝" w:hAnsi="Times New Roman"/>
        </w:rPr>
      </w:pPr>
      <w:r w:rsidRPr="007671B2">
        <w:rPr>
          <w:rFonts w:ascii="Times New Roman" w:eastAsia="ＭＳ 明朝" w:hAnsi="Times New Roman" w:hint="eastAsia"/>
        </w:rPr>
        <w:t>ここで算出した特徴量需要度を降順に並び替えた。</w:t>
      </w:r>
      <w:r w:rsidR="00F86376" w:rsidRPr="007671B2">
        <w:rPr>
          <w:rFonts w:ascii="Times New Roman" w:eastAsia="ＭＳ 明朝" w:hAnsi="Times New Roman" w:hint="eastAsia"/>
        </w:rPr>
        <w:t>高濃度以上の</w:t>
      </w:r>
      <w:r w:rsidRPr="007671B2">
        <w:rPr>
          <w:rFonts w:ascii="Times New Roman" w:eastAsia="ＭＳ 明朝" w:hAnsi="Times New Roman" w:hint="eastAsia"/>
        </w:rPr>
        <w:t>上位</w:t>
      </w:r>
      <w:r w:rsidR="00C91D36" w:rsidRPr="007671B2">
        <w:rPr>
          <w:rFonts w:ascii="Times New Roman" w:eastAsia="ＭＳ 明朝" w:hAnsi="Times New Roman" w:hint="eastAsia"/>
        </w:rPr>
        <w:t>10</w:t>
      </w:r>
      <w:r w:rsidR="00C91D36" w:rsidRPr="007671B2">
        <w:rPr>
          <w:rFonts w:ascii="Times New Roman" w:eastAsia="ＭＳ 明朝" w:hAnsi="Times New Roman" w:hint="eastAsia"/>
        </w:rPr>
        <w:t>個、</w:t>
      </w:r>
      <w:r w:rsidR="00C91D36" w:rsidRPr="007671B2">
        <w:rPr>
          <w:rFonts w:ascii="Times New Roman" w:eastAsia="ＭＳ 明朝" w:hAnsi="Times New Roman" w:hint="eastAsia"/>
        </w:rPr>
        <w:t>20</w:t>
      </w:r>
      <w:r w:rsidR="00C91D36" w:rsidRPr="007671B2">
        <w:rPr>
          <w:rFonts w:ascii="Times New Roman" w:eastAsia="ＭＳ 明朝" w:hAnsi="Times New Roman" w:hint="eastAsia"/>
        </w:rPr>
        <w:t>個、</w:t>
      </w:r>
      <w:r w:rsidR="00C91D36" w:rsidRPr="007671B2">
        <w:rPr>
          <w:rFonts w:ascii="Times New Roman" w:eastAsia="ＭＳ 明朝" w:hAnsi="Times New Roman" w:hint="eastAsia"/>
        </w:rPr>
        <w:t>30</w:t>
      </w:r>
      <w:r w:rsidR="00C91D36" w:rsidRPr="007671B2">
        <w:rPr>
          <w:rFonts w:ascii="Times New Roman" w:eastAsia="ＭＳ 明朝" w:hAnsi="Times New Roman" w:hint="eastAsia"/>
        </w:rPr>
        <w:t>個、</w:t>
      </w:r>
      <w:r w:rsidR="00F86376" w:rsidRPr="007671B2">
        <w:rPr>
          <w:rFonts w:ascii="Times New Roman" w:eastAsia="ＭＳ 明朝" w:hAnsi="Times New Roman" w:hint="eastAsia"/>
        </w:rPr>
        <w:t>高濃度以外の上位</w:t>
      </w:r>
      <w:r w:rsidR="00F86376" w:rsidRPr="007671B2">
        <w:rPr>
          <w:rFonts w:ascii="Times New Roman" w:eastAsia="ＭＳ 明朝" w:hAnsi="Times New Roman" w:hint="eastAsia"/>
        </w:rPr>
        <w:t>20</w:t>
      </w:r>
      <w:r w:rsidR="00F86376" w:rsidRPr="007671B2">
        <w:rPr>
          <w:rFonts w:ascii="Times New Roman" w:eastAsia="ＭＳ 明朝" w:hAnsi="Times New Roman" w:hint="eastAsia"/>
        </w:rPr>
        <w:t>個、高濃度以上の上位</w:t>
      </w:r>
      <w:r w:rsidR="00F86376" w:rsidRPr="007671B2">
        <w:rPr>
          <w:rFonts w:ascii="Times New Roman" w:eastAsia="ＭＳ 明朝" w:hAnsi="Times New Roman" w:hint="eastAsia"/>
        </w:rPr>
        <w:t>20</w:t>
      </w:r>
      <w:r w:rsidR="00371EF8" w:rsidRPr="007671B2">
        <w:rPr>
          <w:rFonts w:ascii="Times New Roman" w:eastAsia="ＭＳ 明朝" w:hAnsi="Times New Roman" w:hint="eastAsia"/>
        </w:rPr>
        <w:t>個を合わせたものを学習させた。この時の特徴量</w:t>
      </w:r>
      <w:r w:rsidR="00F86376" w:rsidRPr="007671B2">
        <w:rPr>
          <w:rFonts w:ascii="Times New Roman" w:eastAsia="ＭＳ 明朝" w:hAnsi="Times New Roman" w:hint="eastAsia"/>
        </w:rPr>
        <w:t>を評価させた。</w:t>
      </w:r>
    </w:p>
    <w:p w14:paraId="35AB855C" w14:textId="77777777" w:rsidR="00001636" w:rsidRPr="007671B2" w:rsidRDefault="00001636" w:rsidP="00F51342">
      <w:pPr>
        <w:rPr>
          <w:rFonts w:ascii="Times New Roman" w:eastAsia="ＭＳ 明朝" w:hAnsi="Times New Roman"/>
        </w:rPr>
      </w:pPr>
    </w:p>
    <w:p w14:paraId="71B637D3" w14:textId="55984544" w:rsidR="00001636" w:rsidRPr="007671B2" w:rsidRDefault="00001636" w:rsidP="00001636">
      <w:pPr>
        <w:pStyle w:val="1"/>
        <w:rPr>
          <w:rFonts w:ascii="Times New Roman" w:eastAsia="ＭＳ 明朝" w:hAnsi="Times New Roman"/>
          <w:sz w:val="21"/>
          <w:szCs w:val="21"/>
        </w:rPr>
      </w:pPr>
      <w:bookmarkStart w:id="18" w:name="_Toc189069605"/>
      <w:r w:rsidRPr="007671B2">
        <w:rPr>
          <w:rFonts w:ascii="Times New Roman" w:eastAsia="ＭＳ 明朝" w:hAnsi="Times New Roman" w:hint="eastAsia"/>
          <w:sz w:val="21"/>
          <w:szCs w:val="21"/>
        </w:rPr>
        <w:t>4.</w:t>
      </w:r>
      <w:r w:rsidRPr="007671B2">
        <w:rPr>
          <w:rFonts w:ascii="Times New Roman" w:eastAsia="ＭＳ 明朝" w:hAnsi="Times New Roman" w:hint="eastAsia"/>
          <w:sz w:val="21"/>
          <w:szCs w:val="21"/>
        </w:rPr>
        <w:t xml:space="preserve">　</w:t>
      </w:r>
      <w:r w:rsidR="00FD7827" w:rsidRPr="007671B2">
        <w:rPr>
          <w:rFonts w:ascii="Times New Roman" w:eastAsia="ＭＳ 明朝" w:hAnsi="Times New Roman" w:hint="eastAsia"/>
          <w:sz w:val="21"/>
          <w:szCs w:val="21"/>
        </w:rPr>
        <w:t>学習</w:t>
      </w:r>
      <w:r w:rsidRPr="007671B2">
        <w:rPr>
          <w:rFonts w:ascii="Times New Roman" w:eastAsia="ＭＳ 明朝" w:hAnsi="Times New Roman" w:hint="eastAsia"/>
          <w:sz w:val="21"/>
          <w:szCs w:val="21"/>
        </w:rPr>
        <w:t>結果</w:t>
      </w:r>
      <w:bookmarkEnd w:id="18"/>
    </w:p>
    <w:p w14:paraId="6EE2C4E9" w14:textId="6D590D75" w:rsidR="008706A6" w:rsidRPr="00FB4F76" w:rsidRDefault="00F446E5" w:rsidP="00FB4F76">
      <w:pPr>
        <w:ind w:firstLineChars="100" w:firstLine="210"/>
        <w:rPr>
          <w:rFonts w:ascii="Times New Roman" w:eastAsia="ＭＳ 明朝" w:hAnsi="Times New Roman" w:cstheme="majorBidi"/>
          <w:color w:val="000000" w:themeColor="text1"/>
          <w:szCs w:val="21"/>
        </w:rPr>
      </w:pPr>
      <w:r w:rsidRPr="007671B2">
        <w:rPr>
          <w:rFonts w:ascii="Times New Roman" w:eastAsia="ＭＳ 明朝" w:hAnsi="Times New Roman" w:hint="eastAsia"/>
        </w:rPr>
        <w:t>以下に地点ごとの</w:t>
      </w:r>
      <w:r w:rsidR="002C0F95" w:rsidRPr="007671B2">
        <w:rPr>
          <w:rFonts w:ascii="Times New Roman" w:eastAsia="ＭＳ 明朝" w:hAnsi="Times New Roman" w:hint="eastAsia"/>
        </w:rPr>
        <w:t>結果を示した。</w:t>
      </w:r>
      <w:r w:rsidR="00004BE7" w:rsidRPr="007671B2">
        <w:rPr>
          <w:rFonts w:ascii="Times New Roman" w:eastAsia="ＭＳ 明朝" w:hAnsi="Times New Roman" w:hint="eastAsia"/>
        </w:rPr>
        <w:t>また、下記における「</w:t>
      </w:r>
      <w:r w:rsidR="00004BE7" w:rsidRPr="007671B2">
        <w:rPr>
          <w:rFonts w:ascii="Times New Roman" w:eastAsia="ＭＳ 明朝" w:hAnsi="Times New Roman" w:hint="eastAsia"/>
        </w:rPr>
        <w:t xml:space="preserve">lag </w:t>
      </w:r>
      <w:r w:rsidR="00BC047E" w:rsidRPr="007671B2">
        <w:rPr>
          <w:rFonts w:ascii="Times New Roman" w:eastAsia="ＭＳ 明朝" w:hAnsi="Times New Roman" w:hint="eastAsia"/>
        </w:rPr>
        <w:t xml:space="preserve">= </w:t>
      </w:r>
      <w:r w:rsidR="00004BE7" w:rsidRPr="007671B2">
        <w:rPr>
          <w:rFonts w:ascii="Times New Roman" w:eastAsia="ＭＳ 明朝" w:hAnsi="Times New Roman" w:hint="eastAsia"/>
        </w:rPr>
        <w:t>n</w:t>
      </w:r>
      <w:r w:rsidR="00004BE7" w:rsidRPr="007671B2">
        <w:rPr>
          <w:rFonts w:ascii="Times New Roman" w:eastAsia="ＭＳ 明朝" w:hAnsi="Times New Roman" w:hint="eastAsia"/>
        </w:rPr>
        <w:t>」は</w:t>
      </w:r>
      <w:r w:rsidR="00004BE7" w:rsidRPr="007671B2">
        <w:rPr>
          <w:rFonts w:ascii="Times New Roman" w:eastAsia="ＭＳ 明朝" w:hAnsi="Times New Roman" w:hint="eastAsia"/>
        </w:rPr>
        <w:t>n</w:t>
      </w:r>
      <w:r w:rsidR="00004BE7" w:rsidRPr="007671B2">
        <w:rPr>
          <w:rFonts w:ascii="Times New Roman" w:eastAsia="ＭＳ 明朝" w:hAnsi="Times New Roman" w:hint="eastAsia"/>
        </w:rPr>
        <w:t>時間後予測のことを指す。</w:t>
      </w:r>
      <w:r w:rsidR="00801742" w:rsidRPr="007671B2">
        <w:rPr>
          <w:rFonts w:ascii="Times New Roman" w:eastAsia="ＭＳ 明朝" w:hAnsi="Times New Roman" w:hint="eastAsia"/>
        </w:rPr>
        <w:t>特徴量に関して「物質名</w:t>
      </w:r>
      <w:r w:rsidR="00801742" w:rsidRPr="007671B2">
        <w:rPr>
          <w:rFonts w:ascii="Times New Roman" w:eastAsia="ＭＳ 明朝" w:hAnsi="Times New Roman" w:hint="eastAsia"/>
        </w:rPr>
        <w:t>_n</w:t>
      </w:r>
      <w:r w:rsidR="00801742" w:rsidRPr="007671B2">
        <w:rPr>
          <w:rFonts w:ascii="Times New Roman" w:eastAsia="ＭＳ 明朝" w:hAnsi="Times New Roman" w:hint="eastAsia"/>
        </w:rPr>
        <w:t>」という命名規則になっており、この時の</w:t>
      </w:r>
      <w:r w:rsidR="00801742" w:rsidRPr="007671B2">
        <w:rPr>
          <w:rFonts w:ascii="Times New Roman" w:eastAsia="ＭＳ 明朝" w:hAnsi="Times New Roman" w:hint="eastAsia"/>
        </w:rPr>
        <w:t>n</w:t>
      </w:r>
      <w:r w:rsidR="00801742" w:rsidRPr="007671B2">
        <w:rPr>
          <w:rFonts w:ascii="Times New Roman" w:eastAsia="ＭＳ 明朝" w:hAnsi="Times New Roman" w:hint="eastAsia"/>
        </w:rPr>
        <w:t>は</w:t>
      </w:r>
      <w:r w:rsidR="00801742" w:rsidRPr="007671B2">
        <w:rPr>
          <w:rFonts w:ascii="Times New Roman" w:eastAsia="ＭＳ 明朝" w:hAnsi="Times New Roman" w:hint="eastAsia"/>
        </w:rPr>
        <w:t>n</w:t>
      </w:r>
      <w:r w:rsidR="00801742" w:rsidRPr="007671B2">
        <w:rPr>
          <w:rFonts w:ascii="Times New Roman" w:eastAsia="ＭＳ 明朝" w:hAnsi="Times New Roman" w:hint="eastAsia"/>
        </w:rPr>
        <w:t>時間前のデータを表している。</w:t>
      </w:r>
      <w:r w:rsidR="0037760C" w:rsidRPr="007671B2">
        <w:rPr>
          <w:rFonts w:ascii="Times New Roman" w:eastAsia="ＭＳ 明朝" w:hAnsi="Times New Roman" w:hint="eastAsia"/>
        </w:rPr>
        <w:t>また、再現率、適合率の表中にあるかっこ内の数字は</w:t>
      </w:r>
      <w:r w:rsidR="0037760C" w:rsidRPr="007671B2">
        <w:rPr>
          <w:rFonts w:ascii="Times New Roman" w:eastAsia="ＭＳ 明朝" w:hAnsi="Times New Roman" w:hint="eastAsia"/>
        </w:rPr>
        <w:t>n</w:t>
      </w:r>
      <w:r w:rsidR="0037760C" w:rsidRPr="007671B2">
        <w:rPr>
          <w:rFonts w:ascii="Times New Roman" w:eastAsia="ＭＳ 明朝" w:hAnsi="Times New Roman" w:hint="eastAsia"/>
        </w:rPr>
        <w:t>数のことを指す</w:t>
      </w:r>
      <w:r w:rsidR="00431401" w:rsidRPr="007671B2">
        <w:rPr>
          <w:rFonts w:ascii="Times New Roman" w:eastAsia="ＭＳ 明朝" w:hAnsi="Times New Roman" w:hint="eastAsia"/>
        </w:rPr>
        <w:t>。</w:t>
      </w:r>
    </w:p>
    <w:p w14:paraId="0D0F4742" w14:textId="3A91C1F9" w:rsidR="00001636" w:rsidRPr="007671B2" w:rsidRDefault="00001636" w:rsidP="00D90851">
      <w:pPr>
        <w:pStyle w:val="2"/>
        <w:rPr>
          <w:rFonts w:ascii="Times New Roman" w:eastAsia="ＭＳ 明朝" w:hAnsi="Times New Roman"/>
          <w:sz w:val="21"/>
          <w:szCs w:val="21"/>
        </w:rPr>
      </w:pPr>
      <w:bookmarkStart w:id="19" w:name="_Toc189069606"/>
      <w:r w:rsidRPr="007671B2">
        <w:rPr>
          <w:rFonts w:ascii="Times New Roman" w:eastAsia="ＭＳ 明朝" w:hAnsi="Times New Roman" w:hint="eastAsia"/>
          <w:sz w:val="21"/>
          <w:szCs w:val="21"/>
        </w:rPr>
        <w:t>4</w:t>
      </w:r>
      <w:r w:rsidR="00D90851" w:rsidRPr="007671B2">
        <w:rPr>
          <w:rFonts w:ascii="Times New Roman" w:eastAsia="ＭＳ 明朝" w:hAnsi="Times New Roman"/>
          <w:sz w:val="21"/>
          <w:szCs w:val="21"/>
        </w:rPr>
        <w:t>.</w:t>
      </w:r>
      <w:r w:rsidR="005056E1" w:rsidRPr="007671B2">
        <w:rPr>
          <w:rFonts w:ascii="Times New Roman" w:eastAsia="ＭＳ 明朝" w:hAnsi="Times New Roman"/>
          <w:sz w:val="21"/>
          <w:szCs w:val="21"/>
        </w:rPr>
        <w:t>1</w:t>
      </w:r>
      <w:r w:rsidRPr="007671B2">
        <w:rPr>
          <w:rFonts w:ascii="Times New Roman" w:eastAsia="ＭＳ 明朝" w:hAnsi="Times New Roman" w:hint="eastAsia"/>
          <w:sz w:val="21"/>
          <w:szCs w:val="21"/>
        </w:rPr>
        <w:t xml:space="preserve">　東秩父</w:t>
      </w:r>
      <w:bookmarkEnd w:id="19"/>
    </w:p>
    <w:p w14:paraId="617C2FC9" w14:textId="08F729E7" w:rsidR="00801742" w:rsidRPr="007671B2" w:rsidRDefault="00BB351C" w:rsidP="00DC3E84">
      <w:pPr>
        <w:rPr>
          <w:rFonts w:ascii="Times New Roman" w:eastAsia="ＭＳ 明朝" w:hAnsi="Times New Roman"/>
        </w:rPr>
      </w:pPr>
      <w:r w:rsidRPr="007671B2">
        <w:rPr>
          <w:rFonts w:ascii="Times New Roman" w:eastAsia="ＭＳ 明朝" w:hAnsi="Times New Roman" w:hint="eastAsia"/>
        </w:rPr>
        <w:t xml:space="preserve">　表</w:t>
      </w:r>
      <w:r w:rsidR="002A25FC" w:rsidRPr="007671B2">
        <w:rPr>
          <w:rFonts w:ascii="Times New Roman" w:eastAsia="ＭＳ 明朝" w:hAnsi="Times New Roman" w:hint="eastAsia"/>
        </w:rPr>
        <w:t>4</w:t>
      </w:r>
      <w:r w:rsidRPr="007671B2">
        <w:rPr>
          <w:rFonts w:ascii="Times New Roman" w:eastAsia="ＭＳ 明朝" w:hAnsi="Times New Roman" w:hint="eastAsia"/>
        </w:rPr>
        <w:t>に今回用いた</w:t>
      </w:r>
      <w:r w:rsidR="00801742" w:rsidRPr="007671B2">
        <w:rPr>
          <w:rFonts w:ascii="Times New Roman" w:eastAsia="ＭＳ 明朝" w:hAnsi="Times New Roman" w:hint="eastAsia"/>
        </w:rPr>
        <w:t>東秩父における</w:t>
      </w:r>
      <w:r w:rsidRPr="007671B2">
        <w:rPr>
          <w:rFonts w:ascii="Times New Roman" w:eastAsia="ＭＳ 明朝" w:hAnsi="Times New Roman" w:hint="eastAsia"/>
        </w:rPr>
        <w:t>特徴量の詳細を示した。</w:t>
      </w:r>
      <w:r w:rsidR="00801742" w:rsidRPr="007671B2">
        <w:rPr>
          <w:rFonts w:ascii="Times New Roman" w:eastAsia="ＭＳ 明朝" w:hAnsi="Times New Roman" w:hint="eastAsia"/>
        </w:rPr>
        <w:t>後述する特徴量に関しては表</w:t>
      </w:r>
      <w:r w:rsidR="002A25FC" w:rsidRPr="007671B2">
        <w:rPr>
          <w:rFonts w:ascii="Times New Roman" w:eastAsia="ＭＳ 明朝" w:hAnsi="Times New Roman" w:hint="eastAsia"/>
        </w:rPr>
        <w:t>4</w:t>
      </w:r>
      <w:r w:rsidR="00801742" w:rsidRPr="007671B2">
        <w:rPr>
          <w:rFonts w:ascii="Times New Roman" w:eastAsia="ＭＳ 明朝" w:hAnsi="Times New Roman" w:hint="eastAsia"/>
        </w:rPr>
        <w:t>の特徴量と対応している。</w:t>
      </w:r>
    </w:p>
    <w:p w14:paraId="3A4C99A7" w14:textId="2F391F11" w:rsidR="00001636" w:rsidRPr="007671B2" w:rsidRDefault="00001636">
      <w:pPr>
        <w:widowControl/>
        <w:jc w:val="left"/>
        <w:rPr>
          <w:rFonts w:ascii="Times New Roman" w:eastAsia="ＭＳ 明朝" w:hAnsi="Times New Roman"/>
        </w:rPr>
      </w:pPr>
      <w:r w:rsidRPr="007671B2">
        <w:rPr>
          <w:rFonts w:ascii="Times New Roman" w:eastAsia="ＭＳ 明朝" w:hAnsi="Times New Roman"/>
        </w:rPr>
        <w:br w:type="page"/>
      </w:r>
    </w:p>
    <w:p w14:paraId="3D698F3D" w14:textId="77777777" w:rsidR="00001636" w:rsidRPr="007671B2" w:rsidRDefault="00001636" w:rsidP="00DC3E84">
      <w:pPr>
        <w:rPr>
          <w:rFonts w:ascii="Times New Roman" w:eastAsia="ＭＳ 明朝" w:hAnsi="Times New Roman"/>
        </w:rPr>
      </w:pPr>
    </w:p>
    <w:p w14:paraId="5E870586" w14:textId="4013F992" w:rsidR="00BB351C" w:rsidRPr="007671B2" w:rsidRDefault="00BB351C" w:rsidP="00BB351C">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4</w:t>
      </w:r>
      <w:r w:rsidRPr="007671B2">
        <w:rPr>
          <w:rFonts w:ascii="Times New Roman" w:eastAsia="ＭＳ 明朝" w:hAnsi="Times New Roman" w:hint="eastAsia"/>
        </w:rPr>
        <w:t xml:space="preserve">　東秩父における特徴量詳細</w:t>
      </w:r>
    </w:p>
    <w:p w14:paraId="5E1CA50F" w14:textId="6B9A75E4" w:rsidR="00DC1215" w:rsidRPr="007671B2" w:rsidRDefault="00F924ED" w:rsidP="00001636">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1FA99481" w14:textId="77777777" w:rsidR="00001636" w:rsidRPr="007671B2" w:rsidRDefault="00001636" w:rsidP="00001636">
      <w:pPr>
        <w:jc w:val="center"/>
        <w:rPr>
          <w:rFonts w:ascii="Times New Roman" w:eastAsia="ＭＳ 明朝" w:hAnsi="Times New Roman"/>
        </w:rPr>
      </w:pPr>
    </w:p>
    <w:p w14:paraId="7CF68DC7" w14:textId="57EDEFFD" w:rsidR="00BB351C" w:rsidRPr="007671B2" w:rsidRDefault="00801742" w:rsidP="0080174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5</w:t>
      </w:r>
      <w:r w:rsidRPr="007671B2">
        <w:rPr>
          <w:rFonts w:ascii="Times New Roman" w:eastAsia="ＭＳ 明朝" w:hAnsi="Times New Roman" w:hint="eastAsia"/>
        </w:rPr>
        <w:t>、</w:t>
      </w:r>
      <w:r w:rsidR="002A25FC" w:rsidRPr="007671B2">
        <w:rPr>
          <w:rFonts w:ascii="Times New Roman" w:eastAsia="ＭＳ 明朝" w:hAnsi="Times New Roman" w:hint="eastAsia"/>
        </w:rPr>
        <w:t>6</w:t>
      </w:r>
      <w:r w:rsidRPr="007671B2">
        <w:rPr>
          <w:rFonts w:ascii="Times New Roman" w:eastAsia="ＭＳ 明朝" w:hAnsi="Times New Roman" w:hint="eastAsia"/>
        </w:rPr>
        <w:t>にそれぞれ東秩父の時間別評価、日別評価を示した。</w:t>
      </w:r>
    </w:p>
    <w:p w14:paraId="3215A583" w14:textId="4B0CDB23"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時間後予測の時間値評価では、調和平均に関して全データが最も高い</w:t>
      </w:r>
      <w:r w:rsidRPr="007671B2">
        <w:rPr>
          <w:rFonts w:ascii="Times New Roman" w:eastAsia="ＭＳ 明朝" w:hAnsi="Times New Roman" w:hint="eastAsia"/>
        </w:rPr>
        <w:t>85.156%</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81.538%</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w:t>
      </w:r>
      <w:r w:rsidRPr="007671B2">
        <w:rPr>
          <w:rFonts w:ascii="Times New Roman" w:eastAsia="ＭＳ 明朝" w:hAnsi="Times New Roman" w:hint="eastAsia"/>
        </w:rPr>
        <w:t>RMSE</w:t>
      </w:r>
      <w:r w:rsidRPr="007671B2">
        <w:rPr>
          <w:rFonts w:ascii="Times New Roman" w:eastAsia="ＭＳ 明朝" w:hAnsi="Times New Roman" w:hint="eastAsia"/>
        </w:rPr>
        <w:t>では、ベンチマークの精度よりも、全データや上位</w:t>
      </w:r>
      <w:r w:rsidRPr="007671B2">
        <w:rPr>
          <w:rFonts w:ascii="Times New Roman" w:eastAsia="ＭＳ 明朝" w:hAnsi="Times New Roman" w:hint="eastAsia"/>
        </w:rPr>
        <w:t>20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悪く、全データよりも上位</w:t>
      </w:r>
      <w:r w:rsidRPr="007671B2">
        <w:rPr>
          <w:rFonts w:ascii="Times New Roman" w:eastAsia="ＭＳ 明朝" w:hAnsi="Times New Roman" w:hint="eastAsia"/>
        </w:rPr>
        <w:t>20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悪い。ただ、上位</w:t>
      </w:r>
      <w:r w:rsidRPr="007671B2">
        <w:rPr>
          <w:rFonts w:ascii="Times New Roman" w:eastAsia="ＭＳ 明朝" w:hAnsi="Times New Roman" w:hint="eastAsia"/>
        </w:rPr>
        <w:t>20</w:t>
      </w:r>
      <w:r w:rsidRPr="007671B2">
        <w:rPr>
          <w:rFonts w:ascii="Times New Roman" w:eastAsia="ＭＳ 明朝" w:hAnsi="Times New Roman" w:hint="eastAsia"/>
        </w:rPr>
        <w:t>個の方が特徴量の個数が明らかに少なく、調和平均、高濃度</w:t>
      </w:r>
      <w:r w:rsidRPr="007671B2">
        <w:rPr>
          <w:rFonts w:ascii="Times New Roman" w:eastAsia="ＭＳ 明朝" w:hAnsi="Times New Roman" w:hint="eastAsia"/>
        </w:rPr>
        <w:t>RMSE</w:t>
      </w:r>
      <w:r w:rsidRPr="007671B2">
        <w:rPr>
          <w:rFonts w:ascii="Times New Roman" w:eastAsia="ＭＳ 明朝" w:hAnsi="Times New Roman" w:hint="eastAsia"/>
        </w:rPr>
        <w:t>に関して全データと上位</w:t>
      </w:r>
      <w:r w:rsidRPr="007671B2">
        <w:rPr>
          <w:rFonts w:ascii="Times New Roman" w:eastAsia="ＭＳ 明朝" w:hAnsi="Times New Roman" w:hint="eastAsia"/>
        </w:rPr>
        <w:t>20</w:t>
      </w:r>
      <w:r w:rsidRPr="007671B2">
        <w:rPr>
          <w:rFonts w:ascii="Times New Roman" w:eastAsia="ＭＳ 明朝" w:hAnsi="Times New Roman" w:hint="eastAsia"/>
        </w:rPr>
        <w:t>個に明確な差はほぼない。また、日別評価を見ると上位</w:t>
      </w:r>
      <w:r w:rsidRPr="007671B2">
        <w:rPr>
          <w:rFonts w:ascii="Times New Roman" w:eastAsia="ＭＳ 明朝" w:hAnsi="Times New Roman" w:hint="eastAsia"/>
        </w:rPr>
        <w:t>10</w:t>
      </w:r>
      <w:r w:rsidRPr="007671B2">
        <w:rPr>
          <w:rFonts w:ascii="Times New Roman" w:eastAsia="ＭＳ 明朝" w:hAnsi="Times New Roman" w:hint="eastAsia"/>
        </w:rPr>
        <w:t>個が最も高く</w:t>
      </w:r>
      <w:r w:rsidRPr="007671B2">
        <w:rPr>
          <w:rFonts w:ascii="Times New Roman" w:eastAsia="ＭＳ 明朝" w:hAnsi="Times New Roman" w:hint="eastAsia"/>
        </w:rPr>
        <w:t>86.364%</w:t>
      </w:r>
      <w:r w:rsidRPr="007671B2">
        <w:rPr>
          <w:rFonts w:ascii="Times New Roman" w:eastAsia="ＭＳ 明朝" w:hAnsi="Times New Roman" w:hint="eastAsia"/>
        </w:rPr>
        <w:t>と、次点で上位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83.333%</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1</w:t>
      </w:r>
      <w:r w:rsidRPr="007671B2">
        <w:rPr>
          <w:rFonts w:ascii="Times New Roman" w:eastAsia="ＭＳ 明朝" w:hAnsi="Times New Roman" w:hint="eastAsia"/>
        </w:rPr>
        <w:t>時間後予測に関しては時間別、日別での評価が高い上位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037B5043" w14:textId="71FFEDC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時間後予測の時間別評価では、調和平均に関して上位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個が最も高い</w:t>
      </w:r>
      <w:r w:rsidRPr="007671B2">
        <w:rPr>
          <w:rFonts w:ascii="Times New Roman" w:eastAsia="ＭＳ 明朝" w:hAnsi="Times New Roman" w:hint="eastAsia"/>
        </w:rPr>
        <w:t>65.487%</w:t>
      </w:r>
      <w:r w:rsidRPr="007671B2">
        <w:rPr>
          <w:rFonts w:ascii="Times New Roman" w:eastAsia="ＭＳ 明朝" w:hAnsi="Times New Roman" w:hint="eastAsia"/>
        </w:rPr>
        <w:t>で、次点で上位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64.681%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では、上位</w:t>
      </w:r>
      <w:r w:rsidRPr="007671B2">
        <w:rPr>
          <w:rFonts w:ascii="Times New Roman" w:eastAsia="ＭＳ 明朝" w:hAnsi="Times New Roman" w:hint="eastAsia"/>
        </w:rPr>
        <w:t>30</w:t>
      </w:r>
      <w:r w:rsidRPr="007671B2">
        <w:rPr>
          <w:rFonts w:ascii="Times New Roman" w:eastAsia="ＭＳ 明朝" w:hAnsi="Times New Roman" w:hint="eastAsia"/>
        </w:rPr>
        <w:t>個に関して</w:t>
      </w:r>
      <w:r w:rsidRPr="007671B2">
        <w:rPr>
          <w:rFonts w:ascii="Times New Roman" w:eastAsia="ＭＳ 明朝" w:hAnsi="Times New Roman" w:hint="eastAsia"/>
        </w:rPr>
        <w:t>15.009</w:t>
      </w:r>
      <w:r w:rsidRPr="007671B2">
        <w:rPr>
          <w:rFonts w:ascii="Times New Roman" w:eastAsia="ＭＳ 明朝" w:hAnsi="Times New Roman" w:hint="eastAsia"/>
        </w:rPr>
        <w:t>、上位</w:t>
      </w:r>
      <w:r w:rsidRPr="007671B2">
        <w:rPr>
          <w:rFonts w:ascii="Times New Roman" w:eastAsia="ＭＳ 明朝" w:hAnsi="Times New Roman" w:hint="eastAsia"/>
        </w:rPr>
        <w:t>20</w:t>
      </w:r>
      <w:r w:rsidRPr="007671B2">
        <w:rPr>
          <w:rFonts w:ascii="Times New Roman" w:eastAsia="ＭＳ 明朝" w:hAnsi="Times New Roman" w:hint="eastAsia"/>
        </w:rPr>
        <w:t>個で</w:t>
      </w:r>
      <w:r w:rsidRPr="007671B2">
        <w:rPr>
          <w:rFonts w:ascii="Times New Roman" w:eastAsia="ＭＳ 明朝" w:hAnsi="Times New Roman" w:hint="eastAsia"/>
        </w:rPr>
        <w:t>15.687</w:t>
      </w:r>
      <w:r w:rsidRPr="007671B2">
        <w:rPr>
          <w:rFonts w:ascii="Times New Roman" w:eastAsia="ＭＳ 明朝" w:hAnsi="Times New Roman" w:hint="eastAsia"/>
        </w:rPr>
        <w:t>と調和平均とは逆で上位</w:t>
      </w:r>
      <w:r w:rsidRPr="007671B2">
        <w:rPr>
          <w:rFonts w:ascii="Times New Roman" w:eastAsia="ＭＳ 明朝" w:hAnsi="Times New Roman" w:hint="eastAsia"/>
        </w:rPr>
        <w:t>30</w:t>
      </w:r>
      <w:r w:rsidRPr="007671B2">
        <w:rPr>
          <w:rFonts w:ascii="Times New Roman" w:eastAsia="ＭＳ 明朝" w:hAnsi="Times New Roman" w:hint="eastAsia"/>
        </w:rPr>
        <w:t>個の方が精度</w:t>
      </w:r>
      <w:r w:rsidR="00DC1215" w:rsidRPr="007671B2">
        <w:rPr>
          <w:rFonts w:ascii="Times New Roman" w:eastAsia="ＭＳ 明朝" w:hAnsi="Times New Roman" w:hint="eastAsia"/>
        </w:rPr>
        <w:t>は</w:t>
      </w:r>
      <w:r w:rsidRPr="007671B2">
        <w:rPr>
          <w:rFonts w:ascii="Times New Roman" w:eastAsia="ＭＳ 明朝" w:hAnsi="Times New Roman" w:hint="eastAsia"/>
        </w:rPr>
        <w:t>よかった。また、日別評価を見ると上位</w:t>
      </w:r>
      <w:r w:rsidRPr="007671B2">
        <w:rPr>
          <w:rFonts w:ascii="Times New Roman" w:eastAsia="ＭＳ 明朝" w:hAnsi="Times New Roman" w:hint="eastAsia"/>
        </w:rPr>
        <w:t>20</w:t>
      </w:r>
      <w:r w:rsidRPr="007671B2">
        <w:rPr>
          <w:rFonts w:ascii="Times New Roman" w:eastAsia="ＭＳ 明朝" w:hAnsi="Times New Roman" w:hint="eastAsia"/>
        </w:rPr>
        <w:t>個で最も高い</w:t>
      </w:r>
      <w:r w:rsidRPr="007671B2">
        <w:rPr>
          <w:rFonts w:ascii="Times New Roman" w:eastAsia="ＭＳ 明朝" w:hAnsi="Times New Roman" w:hint="eastAsia"/>
        </w:rPr>
        <w:t>71.429%</w:t>
      </w:r>
      <w:r w:rsidRPr="007671B2">
        <w:rPr>
          <w:rFonts w:ascii="Times New Roman" w:eastAsia="ＭＳ 明朝" w:hAnsi="Times New Roman" w:hint="eastAsia"/>
        </w:rPr>
        <w:t>であり、上位</w:t>
      </w:r>
      <w:r w:rsidRPr="007671B2">
        <w:rPr>
          <w:rFonts w:ascii="Times New Roman" w:eastAsia="ＭＳ 明朝" w:hAnsi="Times New Roman" w:hint="eastAsia"/>
        </w:rPr>
        <w:t>30</w:t>
      </w:r>
      <w:r w:rsidRPr="007671B2">
        <w:rPr>
          <w:rFonts w:ascii="Times New Roman" w:eastAsia="ＭＳ 明朝" w:hAnsi="Times New Roman" w:hint="eastAsia"/>
        </w:rPr>
        <w:t>個で</w:t>
      </w:r>
      <w:r w:rsidRPr="007671B2">
        <w:rPr>
          <w:rFonts w:ascii="Times New Roman" w:eastAsia="ＭＳ 明朝" w:hAnsi="Times New Roman" w:hint="eastAsia"/>
        </w:rPr>
        <w:t>76.697%</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時間後予測に関して、時間別、日別で評価が最も高い上位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2CC2BA43" w14:textId="753AF4BA"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時間後予測の時間別評価では、調和平均に関してベンチマークが最も高く</w:t>
      </w:r>
      <w:r w:rsidRPr="007671B2">
        <w:rPr>
          <w:rFonts w:ascii="Times New Roman" w:eastAsia="ＭＳ 明朝" w:hAnsi="Times New Roman" w:hint="eastAsia"/>
        </w:rPr>
        <w:t>58.621%</w:t>
      </w:r>
      <w:r w:rsidRPr="007671B2">
        <w:rPr>
          <w:rFonts w:ascii="Times New Roman" w:eastAsia="ＭＳ 明朝" w:hAnsi="Times New Roman" w:hint="eastAsia"/>
        </w:rPr>
        <w:t>で、次点で高低上位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57.851%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では、高低上位</w:t>
      </w:r>
      <w:r w:rsidRPr="007671B2">
        <w:rPr>
          <w:rFonts w:ascii="Times New Roman" w:eastAsia="ＭＳ 明朝" w:hAnsi="Times New Roman" w:hint="eastAsia"/>
        </w:rPr>
        <w:t>20</w:t>
      </w:r>
      <w:r w:rsidRPr="007671B2">
        <w:rPr>
          <w:rFonts w:ascii="Times New Roman" w:eastAsia="ＭＳ 明朝" w:hAnsi="Times New Roman" w:hint="eastAsia"/>
        </w:rPr>
        <w:t>個が最も精度</w:t>
      </w:r>
      <w:r w:rsidRPr="007671B2">
        <w:rPr>
          <w:rFonts w:ascii="Times New Roman" w:eastAsia="ＭＳ 明朝" w:hAnsi="Times New Roman" w:hint="eastAsia"/>
        </w:rPr>
        <w:lastRenderedPageBreak/>
        <w:t>が良く</w:t>
      </w:r>
      <w:r w:rsidRPr="007671B2">
        <w:rPr>
          <w:rFonts w:ascii="Times New Roman" w:eastAsia="ＭＳ 明朝" w:hAnsi="Times New Roman" w:hint="eastAsia"/>
        </w:rPr>
        <w:t>17.536</w:t>
      </w:r>
      <w:r w:rsidRPr="007671B2">
        <w:rPr>
          <w:rFonts w:ascii="Times New Roman" w:eastAsia="ＭＳ 明朝" w:hAnsi="Times New Roman" w:hint="eastAsia"/>
        </w:rPr>
        <w:t>であった。また、日別でみると調和平均に関して、全データで最も高い</w:t>
      </w:r>
      <w:r w:rsidRPr="007671B2">
        <w:rPr>
          <w:rFonts w:ascii="Times New Roman" w:eastAsia="ＭＳ 明朝" w:hAnsi="Times New Roman" w:hint="eastAsia"/>
        </w:rPr>
        <w:t>65.116%</w:t>
      </w:r>
      <w:r w:rsidRPr="007671B2">
        <w:rPr>
          <w:rFonts w:ascii="Times New Roman" w:eastAsia="ＭＳ 明朝" w:hAnsi="Times New Roman" w:hint="eastAsia"/>
        </w:rPr>
        <w:t>、次点で上位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60.465%</w:t>
      </w:r>
      <w:r w:rsidRPr="007671B2">
        <w:rPr>
          <w:rFonts w:ascii="Times New Roman" w:eastAsia="ＭＳ 明朝" w:hAnsi="Times New Roman" w:hint="eastAsia"/>
        </w:rPr>
        <w:t>であり、高低上位</w:t>
      </w:r>
      <w:r w:rsidRPr="007671B2">
        <w:rPr>
          <w:rFonts w:ascii="Times New Roman" w:eastAsia="ＭＳ 明朝" w:hAnsi="Times New Roman" w:hint="eastAsia"/>
        </w:rPr>
        <w:t>20</w:t>
      </w:r>
      <w:r w:rsidRPr="007671B2">
        <w:rPr>
          <w:rFonts w:ascii="Times New Roman" w:eastAsia="ＭＳ 明朝" w:hAnsi="Times New Roman" w:hint="eastAsia"/>
        </w:rPr>
        <w:t>個は日別でみると</w:t>
      </w:r>
      <w:r w:rsidRPr="007671B2">
        <w:rPr>
          <w:rFonts w:ascii="Times New Roman" w:eastAsia="ＭＳ 明朝" w:hAnsi="Times New Roman" w:hint="eastAsia"/>
        </w:rPr>
        <w:t>53.333%</w:t>
      </w:r>
      <w:r w:rsidRPr="007671B2">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7671B2">
        <w:rPr>
          <w:rFonts w:ascii="Times New Roman" w:eastAsia="ＭＳ 明朝" w:hAnsi="Times New Roman" w:hint="eastAsia"/>
        </w:rPr>
        <w:t>RMSE</w:t>
      </w:r>
      <w:r w:rsidRPr="007671B2">
        <w:rPr>
          <w:rFonts w:ascii="Times New Roman" w:eastAsia="ＭＳ 明朝" w:hAnsi="Times New Roman" w:hint="eastAsia"/>
        </w:rPr>
        <w:t>に関して精度良いため</w:t>
      </w:r>
      <w:r w:rsidRPr="007671B2">
        <w:rPr>
          <w:rFonts w:ascii="Times New Roman" w:eastAsia="ＭＳ 明朝" w:hAnsi="Times New Roman" w:hint="eastAsia"/>
        </w:rPr>
        <w:t>3</w:t>
      </w:r>
      <w:r w:rsidRPr="007671B2">
        <w:rPr>
          <w:rFonts w:ascii="Times New Roman" w:eastAsia="ＭＳ 明朝" w:hAnsi="Times New Roman" w:hint="eastAsia"/>
        </w:rPr>
        <w:t>時間後予測に関して高低上位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62D5B9EB" w14:textId="2F1F8747" w:rsidR="00241011" w:rsidRPr="007671B2" w:rsidRDefault="00241011">
      <w:pPr>
        <w:widowControl/>
        <w:jc w:val="left"/>
        <w:rPr>
          <w:rFonts w:ascii="Times New Roman" w:eastAsia="ＭＳ 明朝" w:hAnsi="Times New Roman"/>
        </w:rPr>
      </w:pPr>
    </w:p>
    <w:p w14:paraId="02E07D83" w14:textId="0B58A59A"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5</w:t>
      </w:r>
      <w:r w:rsidRPr="007671B2">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5DF88F52"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2A75E1A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60C8B7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1B6D69A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3C9AC8E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09B145E8"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00B34F50"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C893479"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5974D1A"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6ABAD131"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1E1D2D4E"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56EC05ED"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675FF304"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3F13DB0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10C6427B"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5B50F3E5"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40BBD53B"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14981D80"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17.536</w:t>
            </w:r>
          </w:p>
        </w:tc>
      </w:tr>
    </w:tbl>
    <w:p w14:paraId="2A51C2BE" w14:textId="77777777" w:rsidR="00FC62B2" w:rsidRPr="007671B2" w:rsidRDefault="00FC62B2" w:rsidP="00FC62B2">
      <w:pPr>
        <w:rPr>
          <w:rFonts w:ascii="Times New Roman" w:eastAsia="ＭＳ 明朝" w:hAnsi="Times New Roman"/>
        </w:rPr>
      </w:pPr>
    </w:p>
    <w:p w14:paraId="0ADE5B7D"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1DA8BEA1" w14:textId="3C4A565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6</w:t>
      </w:r>
      <w:r w:rsidRPr="007671B2">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50B3AB9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3C3FE33F"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14C4A7D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4EC34C16"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0EE126BA"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4369B8E4"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368FF61B"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1CFB3CD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0E44B0E8"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40FBCEA2"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16AAD2F2"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580327A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0887C7D4"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F07BA26"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6B81F6AF"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2C35D0E8"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2BF8C01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2FB0FC33"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53.333</w:t>
            </w:r>
          </w:p>
        </w:tc>
      </w:tr>
    </w:tbl>
    <w:p w14:paraId="0BFD9260" w14:textId="77777777" w:rsidR="004F4DEA" w:rsidRPr="007671B2" w:rsidRDefault="004F4DEA" w:rsidP="00C42EA2">
      <w:pPr>
        <w:rPr>
          <w:rFonts w:ascii="Times New Roman" w:eastAsia="ＭＳ 明朝" w:hAnsi="Times New Roman"/>
        </w:rPr>
      </w:pPr>
    </w:p>
    <w:p w14:paraId="43DF00E6" w14:textId="3B9BC53E" w:rsidR="000A3586" w:rsidRPr="007671B2" w:rsidRDefault="000A3586" w:rsidP="000A3586">
      <w:pPr>
        <w:rPr>
          <w:rFonts w:ascii="Times New Roman" w:eastAsia="ＭＳ 明朝" w:hAnsi="Times New Roman"/>
        </w:rPr>
      </w:pPr>
    </w:p>
    <w:p w14:paraId="36142640"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45EC67CD" w14:textId="41909A4A" w:rsidR="008B2948" w:rsidRPr="007671B2" w:rsidRDefault="00003686" w:rsidP="00D90851">
      <w:pPr>
        <w:pStyle w:val="2"/>
        <w:rPr>
          <w:rFonts w:ascii="Times New Roman" w:eastAsia="ＭＳ 明朝" w:hAnsi="Times New Roman"/>
          <w:sz w:val="21"/>
          <w:szCs w:val="21"/>
        </w:rPr>
      </w:pPr>
      <w:bookmarkStart w:id="20" w:name="_Toc189069607"/>
      <w:r w:rsidRPr="007671B2">
        <w:rPr>
          <w:rFonts w:ascii="Times New Roman" w:eastAsia="ＭＳ 明朝" w:hAnsi="Times New Roman" w:hint="eastAsia"/>
          <w:sz w:val="21"/>
          <w:szCs w:val="21"/>
        </w:rPr>
        <w:lastRenderedPageBreak/>
        <w:t>4.2</w:t>
      </w:r>
      <w:r w:rsidRPr="007671B2">
        <w:rPr>
          <w:rFonts w:ascii="Times New Roman" w:eastAsia="ＭＳ 明朝" w:hAnsi="Times New Roman" w:hint="eastAsia"/>
          <w:sz w:val="21"/>
          <w:szCs w:val="21"/>
        </w:rPr>
        <w:t xml:space="preserve">　</w:t>
      </w:r>
      <w:r w:rsidR="00987258" w:rsidRPr="007671B2">
        <w:rPr>
          <w:rFonts w:ascii="Times New Roman" w:eastAsia="ＭＳ 明朝" w:hAnsi="Times New Roman" w:hint="eastAsia"/>
          <w:sz w:val="21"/>
          <w:szCs w:val="21"/>
        </w:rPr>
        <w:t>鴻巣</w:t>
      </w:r>
      <w:bookmarkEnd w:id="20"/>
    </w:p>
    <w:p w14:paraId="055CDE1B" w14:textId="032302EB" w:rsidR="00801742" w:rsidRPr="007671B2" w:rsidRDefault="0037760C" w:rsidP="00801742">
      <w:pPr>
        <w:rPr>
          <w:rFonts w:ascii="Times New Roman" w:eastAsia="ＭＳ 明朝" w:hAnsi="Times New Roman"/>
        </w:rPr>
      </w:pPr>
      <w:r w:rsidRPr="007671B2">
        <w:rPr>
          <w:rFonts w:ascii="Times New Roman" w:eastAsia="ＭＳ 明朝" w:hAnsi="Times New Roman" w:hint="eastAsia"/>
        </w:rPr>
        <w:t xml:space="preserve">　</w:t>
      </w:r>
      <w:r w:rsidR="00801742" w:rsidRPr="007671B2">
        <w:rPr>
          <w:rFonts w:ascii="Times New Roman" w:eastAsia="ＭＳ 明朝" w:hAnsi="Times New Roman" w:hint="eastAsia"/>
        </w:rPr>
        <w:t>表</w:t>
      </w:r>
      <w:r w:rsidR="002A25FC" w:rsidRPr="007671B2">
        <w:rPr>
          <w:rFonts w:ascii="Times New Roman" w:eastAsia="ＭＳ 明朝" w:hAnsi="Times New Roman" w:hint="eastAsia"/>
        </w:rPr>
        <w:t>7</w:t>
      </w:r>
      <w:r w:rsidR="00801742" w:rsidRPr="007671B2">
        <w:rPr>
          <w:rFonts w:ascii="Times New Roman" w:eastAsia="ＭＳ 明朝" w:hAnsi="Times New Roman" w:hint="eastAsia"/>
        </w:rPr>
        <w:t>に今回用いた</w:t>
      </w:r>
      <w:r w:rsidR="002A25FC" w:rsidRPr="007671B2">
        <w:rPr>
          <w:rFonts w:ascii="Times New Roman" w:eastAsia="ＭＳ 明朝" w:hAnsi="Times New Roman" w:hint="eastAsia"/>
        </w:rPr>
        <w:t>鴻巣</w:t>
      </w:r>
      <w:r w:rsidR="00801742" w:rsidRPr="007671B2">
        <w:rPr>
          <w:rFonts w:ascii="Times New Roman" w:eastAsia="ＭＳ 明朝" w:hAnsi="Times New Roman" w:hint="eastAsia"/>
        </w:rPr>
        <w:t>における特徴量の詳細を示した。後述する特徴量に関しては表</w:t>
      </w:r>
      <w:r w:rsidR="002A25FC" w:rsidRPr="007671B2">
        <w:rPr>
          <w:rFonts w:ascii="Times New Roman" w:eastAsia="ＭＳ 明朝" w:hAnsi="Times New Roman" w:hint="eastAsia"/>
        </w:rPr>
        <w:t>7</w:t>
      </w:r>
      <w:r w:rsidR="00801742" w:rsidRPr="007671B2">
        <w:rPr>
          <w:rFonts w:ascii="Times New Roman" w:eastAsia="ＭＳ 明朝" w:hAnsi="Times New Roman" w:hint="eastAsia"/>
        </w:rPr>
        <w:t>の特徴量と対応している。</w:t>
      </w:r>
    </w:p>
    <w:p w14:paraId="56C175FE" w14:textId="77777777" w:rsidR="00801742" w:rsidRPr="007671B2" w:rsidRDefault="00801742" w:rsidP="00801742">
      <w:pPr>
        <w:rPr>
          <w:rFonts w:ascii="Times New Roman" w:eastAsia="ＭＳ 明朝" w:hAnsi="Times New Roman"/>
        </w:rPr>
      </w:pPr>
    </w:p>
    <w:p w14:paraId="6C100722" w14:textId="652C888F" w:rsidR="00801742" w:rsidRPr="007671B2" w:rsidRDefault="00801742" w:rsidP="002A25FC">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7</w:t>
      </w:r>
      <w:r w:rsidRPr="007671B2">
        <w:rPr>
          <w:rFonts w:ascii="Times New Roman" w:eastAsia="ＭＳ 明朝" w:hAnsi="Times New Roman" w:hint="eastAsia"/>
        </w:rPr>
        <w:t xml:space="preserve">　</w:t>
      </w:r>
      <w:r w:rsidR="002A25FC" w:rsidRPr="007671B2">
        <w:rPr>
          <w:rFonts w:ascii="Times New Roman" w:eastAsia="ＭＳ 明朝" w:hAnsi="Times New Roman" w:hint="eastAsia"/>
        </w:rPr>
        <w:t>鴻巣</w:t>
      </w:r>
      <w:r w:rsidRPr="007671B2">
        <w:rPr>
          <w:rFonts w:ascii="Times New Roman" w:eastAsia="ＭＳ 明朝" w:hAnsi="Times New Roman" w:hint="eastAsia"/>
        </w:rPr>
        <w:t>における特徴量詳細</w:t>
      </w:r>
    </w:p>
    <w:p w14:paraId="30F62E10" w14:textId="7C1D19A1" w:rsidR="002A25FC" w:rsidRPr="007671B2" w:rsidRDefault="00F924ED" w:rsidP="002A25FC">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7644CDE1" w14:textId="77777777" w:rsidR="00241011" w:rsidRPr="007671B2" w:rsidRDefault="00241011" w:rsidP="00801742">
      <w:pPr>
        <w:ind w:firstLineChars="100" w:firstLine="210"/>
        <w:rPr>
          <w:ins w:id="21" w:author="櫻井 達也" w:date="2024-12-29T09:15:00Z"/>
          <w:rFonts w:ascii="Times New Roman" w:eastAsia="ＭＳ 明朝" w:hAnsi="Times New Roman"/>
        </w:rPr>
      </w:pPr>
    </w:p>
    <w:p w14:paraId="627E47E2" w14:textId="3E0C3B1E" w:rsidR="00801742" w:rsidRPr="007671B2" w:rsidRDefault="00FF6E80" w:rsidP="0080174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8</w:t>
      </w:r>
      <w:r w:rsidRPr="007671B2">
        <w:rPr>
          <w:rFonts w:ascii="Times New Roman" w:eastAsia="ＭＳ 明朝" w:hAnsi="Times New Roman" w:hint="eastAsia"/>
        </w:rPr>
        <w:t>、</w:t>
      </w:r>
      <w:r w:rsidR="002A25FC" w:rsidRPr="007671B2">
        <w:rPr>
          <w:rFonts w:ascii="Times New Roman" w:eastAsia="ＭＳ 明朝" w:hAnsi="Times New Roman" w:hint="eastAsia"/>
        </w:rPr>
        <w:t>9</w:t>
      </w:r>
      <w:r w:rsidRPr="007671B2">
        <w:rPr>
          <w:rFonts w:ascii="Times New Roman" w:eastAsia="ＭＳ 明朝" w:hAnsi="Times New Roman" w:hint="eastAsia"/>
        </w:rPr>
        <w:t>に鴻巣の時間値評価、日別評価を示した。</w:t>
      </w:r>
    </w:p>
    <w:p w14:paraId="40E549D0" w14:textId="26A25628" w:rsidR="00C535E8" w:rsidRPr="007671B2" w:rsidRDefault="00FF6E80" w:rsidP="00FF6E80">
      <w:pPr>
        <w:ind w:firstLineChars="100" w:firstLine="210"/>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時間後予測の時間値データでは、調和平均が上位</w:t>
      </w:r>
      <w:r w:rsidR="00B52042" w:rsidRPr="007671B2">
        <w:rPr>
          <w:rFonts w:ascii="Times New Roman" w:eastAsia="ＭＳ 明朝" w:hAnsi="Times New Roman" w:hint="eastAsia"/>
        </w:rPr>
        <w:t>2</w:t>
      </w:r>
      <w:r w:rsidRPr="007671B2">
        <w:rPr>
          <w:rFonts w:ascii="Times New Roman" w:eastAsia="ＭＳ 明朝" w:hAnsi="Times New Roman" w:hint="eastAsia"/>
        </w:rPr>
        <w:t>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76.852%</w:t>
      </w:r>
      <w:r w:rsidRPr="007671B2">
        <w:rPr>
          <w:rFonts w:ascii="Times New Roman" w:eastAsia="ＭＳ 明朝" w:hAnsi="Times New Roman" w:hint="eastAsia"/>
        </w:rPr>
        <w:t>であった</w:t>
      </w:r>
      <w:r w:rsidR="00B52042" w:rsidRPr="007671B2">
        <w:rPr>
          <w:rFonts w:ascii="Times New Roman" w:eastAsia="ＭＳ 明朝" w:hAnsi="Times New Roman" w:hint="eastAsia"/>
        </w:rPr>
        <w:t>。</w:t>
      </w:r>
      <w:r w:rsidR="00C535E8" w:rsidRPr="007671B2">
        <w:rPr>
          <w:rFonts w:ascii="Times New Roman" w:eastAsia="ＭＳ 明朝" w:hAnsi="Times New Roman" w:hint="eastAsia"/>
        </w:rPr>
        <w:t>モデル全体の評価である</w:t>
      </w:r>
      <w:r w:rsidR="00C535E8" w:rsidRPr="007671B2">
        <w:rPr>
          <w:rFonts w:ascii="Times New Roman" w:eastAsia="ＭＳ 明朝" w:hAnsi="Times New Roman" w:hint="eastAsia"/>
        </w:rPr>
        <w:t>RMSE</w:t>
      </w:r>
      <w:r w:rsidR="00C535E8" w:rsidRPr="007671B2">
        <w:rPr>
          <w:rFonts w:ascii="Times New Roman" w:eastAsia="ＭＳ 明朝" w:hAnsi="Times New Roman" w:hint="eastAsia"/>
        </w:rPr>
        <w:t>を見るとベンチマークよりも精度が悪い。ただ、</w:t>
      </w:r>
      <w:r w:rsidRPr="007671B2">
        <w:rPr>
          <w:rFonts w:ascii="Times New Roman" w:eastAsia="ＭＳ 明朝" w:hAnsi="Times New Roman" w:hint="eastAsia"/>
        </w:rPr>
        <w:t>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00C535E8" w:rsidRPr="007671B2">
        <w:rPr>
          <w:rFonts w:ascii="Times New Roman" w:eastAsia="ＭＳ 明朝" w:hAnsi="Times New Roman" w:hint="eastAsia"/>
        </w:rPr>
        <w:t>、</w:t>
      </w:r>
      <w:r w:rsidR="00B52042" w:rsidRPr="007671B2">
        <w:rPr>
          <w:rFonts w:ascii="Times New Roman" w:eastAsia="ＭＳ 明朝" w:hAnsi="Times New Roman" w:hint="eastAsia"/>
        </w:rPr>
        <w:t>最も精度がよく</w:t>
      </w:r>
      <w:r w:rsidR="00B52042" w:rsidRPr="007671B2">
        <w:rPr>
          <w:rFonts w:ascii="Times New Roman" w:eastAsia="ＭＳ 明朝" w:hAnsi="Times New Roman" w:hint="eastAsia"/>
        </w:rPr>
        <w:t>8.995</w:t>
      </w:r>
      <w:r w:rsidR="00B52042" w:rsidRPr="007671B2">
        <w:rPr>
          <w:rFonts w:ascii="Times New Roman" w:eastAsia="ＭＳ 明朝" w:hAnsi="Times New Roman" w:hint="eastAsia"/>
        </w:rPr>
        <w:t>であった。</w:t>
      </w:r>
      <w:r w:rsidR="00C535E8" w:rsidRPr="007671B2">
        <w:rPr>
          <w:rFonts w:ascii="Times New Roman" w:eastAsia="ＭＳ 明朝" w:hAnsi="Times New Roman" w:hint="eastAsia"/>
        </w:rPr>
        <w:t>日別評価で見た時、調和平均は上位</w:t>
      </w:r>
      <w:r w:rsidR="00C535E8" w:rsidRPr="007671B2">
        <w:rPr>
          <w:rFonts w:ascii="Times New Roman" w:eastAsia="ＭＳ 明朝" w:hAnsi="Times New Roman" w:hint="eastAsia"/>
        </w:rPr>
        <w:t>20</w:t>
      </w:r>
      <w:r w:rsidR="00C535E8" w:rsidRPr="007671B2">
        <w:rPr>
          <w:rFonts w:ascii="Times New Roman" w:eastAsia="ＭＳ 明朝" w:hAnsi="Times New Roman" w:hint="eastAsia"/>
        </w:rPr>
        <w:t>個が最も高い</w:t>
      </w:r>
      <w:r w:rsidR="00C535E8" w:rsidRPr="007671B2">
        <w:rPr>
          <w:rFonts w:ascii="Times New Roman" w:eastAsia="ＭＳ 明朝" w:hAnsi="Times New Roman" w:hint="eastAsia"/>
        </w:rPr>
        <w:t>85.714%</w:t>
      </w:r>
      <w:r w:rsidR="00C535E8" w:rsidRPr="007671B2">
        <w:rPr>
          <w:rFonts w:ascii="Times New Roman" w:eastAsia="ＭＳ 明朝" w:hAnsi="Times New Roman" w:hint="eastAsia"/>
        </w:rPr>
        <w:t>であった。このことから</w:t>
      </w:r>
      <w:r w:rsidR="00C535E8" w:rsidRPr="007671B2">
        <w:rPr>
          <w:rFonts w:ascii="Times New Roman" w:eastAsia="ＭＳ 明朝" w:hAnsi="Times New Roman" w:hint="eastAsia"/>
        </w:rPr>
        <w:t>1</w:t>
      </w:r>
      <w:r w:rsidR="00C535E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C535E8" w:rsidRPr="007671B2">
        <w:rPr>
          <w:rFonts w:ascii="Times New Roman" w:eastAsia="ＭＳ 明朝" w:hAnsi="Times New Roman" w:hint="eastAsia"/>
        </w:rPr>
        <w:t>なのは上位</w:t>
      </w:r>
      <w:r w:rsidR="00C535E8" w:rsidRPr="007671B2">
        <w:rPr>
          <w:rFonts w:ascii="Times New Roman" w:eastAsia="ＭＳ 明朝" w:hAnsi="Times New Roman" w:hint="eastAsia"/>
        </w:rPr>
        <w:t>20</w:t>
      </w:r>
      <w:r w:rsidR="00C535E8" w:rsidRPr="007671B2">
        <w:rPr>
          <w:rFonts w:ascii="Times New Roman" w:eastAsia="ＭＳ 明朝" w:hAnsi="Times New Roman" w:hint="eastAsia"/>
        </w:rPr>
        <w:t>個だと考えられる。</w:t>
      </w:r>
    </w:p>
    <w:p w14:paraId="0573B790" w14:textId="13E0643E" w:rsidR="00C535E8" w:rsidRPr="007671B2" w:rsidRDefault="00C535E8" w:rsidP="00FC62B2">
      <w:pPr>
        <w:ind w:firstLineChars="100" w:firstLine="210"/>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時間後予測の時間値データでは、</w:t>
      </w:r>
      <w:r w:rsidR="00D93478" w:rsidRPr="007671B2">
        <w:rPr>
          <w:rFonts w:ascii="Times New Roman" w:eastAsia="ＭＳ 明朝" w:hAnsi="Times New Roman" w:hint="eastAsia"/>
        </w:rPr>
        <w:t>調和平均が上位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個において抜きんでて高く</w:t>
      </w:r>
      <w:r w:rsidR="00D93478" w:rsidRPr="007671B2">
        <w:rPr>
          <w:rFonts w:ascii="Times New Roman" w:eastAsia="ＭＳ 明朝" w:hAnsi="Times New Roman" w:hint="eastAsia"/>
        </w:rPr>
        <w:t>66.055%</w:t>
      </w:r>
      <w:r w:rsidR="00D93478" w:rsidRPr="007671B2">
        <w:rPr>
          <w:rFonts w:ascii="Times New Roman" w:eastAsia="ＭＳ 明朝" w:hAnsi="Times New Roman" w:hint="eastAsia"/>
        </w:rPr>
        <w:t>であった。高濃度</w:t>
      </w:r>
      <w:r w:rsidR="00D93478" w:rsidRPr="007671B2">
        <w:rPr>
          <w:rFonts w:ascii="Times New Roman" w:eastAsia="ＭＳ 明朝" w:hAnsi="Times New Roman" w:hint="eastAsia"/>
        </w:rPr>
        <w:t>RMSE</w:t>
      </w:r>
      <w:r w:rsidR="00D93478" w:rsidRPr="007671B2">
        <w:rPr>
          <w:rFonts w:ascii="Times New Roman" w:eastAsia="ＭＳ 明朝" w:hAnsi="Times New Roman" w:hint="eastAsia"/>
        </w:rPr>
        <w:t>、</w:t>
      </w:r>
      <w:r w:rsidR="00D93478" w:rsidRPr="007671B2">
        <w:rPr>
          <w:rFonts w:ascii="Times New Roman" w:eastAsia="ＭＳ 明朝" w:hAnsi="Times New Roman" w:hint="eastAsia"/>
        </w:rPr>
        <w:t>RMSE</w:t>
      </w:r>
      <w:r w:rsidR="00D93478" w:rsidRPr="007671B2">
        <w:rPr>
          <w:rFonts w:ascii="Times New Roman" w:eastAsia="ＭＳ 明朝" w:hAnsi="Times New Roman" w:hint="eastAsia"/>
        </w:rPr>
        <w:t>どちらにおいても上位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個が最も精度がよかった。日別評価で見ても、上位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個の調和平均が抜きんでて高</w:t>
      </w:r>
      <w:r w:rsidR="00BC047E" w:rsidRPr="007671B2">
        <w:rPr>
          <w:rFonts w:ascii="Times New Roman" w:eastAsia="ＭＳ 明朝" w:hAnsi="Times New Roman" w:hint="eastAsia"/>
        </w:rPr>
        <w:t>い</w:t>
      </w:r>
      <w:r w:rsidR="00D93478" w:rsidRPr="007671B2">
        <w:rPr>
          <w:rFonts w:ascii="Times New Roman" w:eastAsia="ＭＳ 明朝" w:hAnsi="Times New Roman" w:hint="eastAsia"/>
        </w:rPr>
        <w:t>。このことから</w:t>
      </w:r>
      <w:r w:rsidR="00D93478" w:rsidRPr="007671B2">
        <w:rPr>
          <w:rFonts w:ascii="Times New Roman" w:eastAsia="ＭＳ 明朝" w:hAnsi="Times New Roman" w:hint="eastAsia"/>
        </w:rPr>
        <w:t>2</w:t>
      </w:r>
      <w:r w:rsidR="00D9347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D93478" w:rsidRPr="007671B2">
        <w:rPr>
          <w:rFonts w:ascii="Times New Roman" w:eastAsia="ＭＳ 明朝" w:hAnsi="Times New Roman" w:hint="eastAsia"/>
        </w:rPr>
        <w:t>なのは上位</w:t>
      </w:r>
      <w:r w:rsidR="00D93478" w:rsidRPr="007671B2">
        <w:rPr>
          <w:rFonts w:ascii="Times New Roman" w:eastAsia="ＭＳ 明朝" w:hAnsi="Times New Roman" w:hint="eastAsia"/>
        </w:rPr>
        <w:t>10</w:t>
      </w:r>
      <w:r w:rsidR="00D93478" w:rsidRPr="007671B2">
        <w:rPr>
          <w:rFonts w:ascii="Times New Roman" w:eastAsia="ＭＳ 明朝" w:hAnsi="Times New Roman" w:hint="eastAsia"/>
        </w:rPr>
        <w:t>個だと考えられる。</w:t>
      </w:r>
    </w:p>
    <w:p w14:paraId="2C06E89B" w14:textId="16929DBE" w:rsidR="00395E94" w:rsidRPr="007671B2" w:rsidRDefault="00FF6E80" w:rsidP="00111EFD">
      <w:pPr>
        <w:ind w:firstLineChars="100" w:firstLine="210"/>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時間後予測では、調和平均が上位</w:t>
      </w:r>
      <w:r w:rsidR="00C16BA9" w:rsidRPr="007671B2">
        <w:rPr>
          <w:rFonts w:ascii="Times New Roman" w:eastAsia="ＭＳ 明朝" w:hAnsi="Times New Roman" w:hint="eastAsia"/>
        </w:rPr>
        <w:t>1</w:t>
      </w:r>
      <w:r w:rsidRPr="007671B2">
        <w:rPr>
          <w:rFonts w:ascii="Times New Roman" w:eastAsia="ＭＳ 明朝" w:hAnsi="Times New Roman" w:hint="eastAsia"/>
        </w:rPr>
        <w:t>0</w:t>
      </w:r>
      <w:r w:rsidRPr="007671B2">
        <w:rPr>
          <w:rFonts w:ascii="Times New Roman" w:eastAsia="ＭＳ 明朝" w:hAnsi="Times New Roman" w:hint="eastAsia"/>
        </w:rPr>
        <w:t>個において最も高い</w:t>
      </w:r>
      <w:r w:rsidR="00C16BA9" w:rsidRPr="007671B2">
        <w:rPr>
          <w:rFonts w:ascii="Times New Roman" w:eastAsia="ＭＳ 明朝" w:hAnsi="Times New Roman"/>
        </w:rPr>
        <w:t>56.</w:t>
      </w:r>
      <w:r w:rsidR="00BC047E" w:rsidRPr="007671B2">
        <w:rPr>
          <w:rFonts w:ascii="Times New Roman" w:eastAsia="ＭＳ 明朝" w:hAnsi="Times New Roman" w:hint="eastAsia"/>
        </w:rPr>
        <w:t>65</w:t>
      </w:r>
      <w:r w:rsidR="00C16BA9" w:rsidRPr="007671B2">
        <w:rPr>
          <w:rFonts w:ascii="Times New Roman" w:eastAsia="ＭＳ 明朝" w:hAnsi="Times New Roman"/>
        </w:rPr>
        <w:t>2</w:t>
      </w:r>
      <w:r w:rsidRPr="007671B2">
        <w:rPr>
          <w:rFonts w:ascii="Times New Roman" w:eastAsia="ＭＳ 明朝" w:hAnsi="Times New Roman" w:hint="eastAsia"/>
        </w:rPr>
        <w:t>%</w:t>
      </w:r>
      <w:r w:rsidRPr="007671B2">
        <w:rPr>
          <w:rFonts w:ascii="Times New Roman" w:eastAsia="ＭＳ 明朝" w:hAnsi="Times New Roman" w:hint="eastAsia"/>
        </w:rPr>
        <w:t>であり、</w:t>
      </w:r>
      <w:r w:rsidR="00FC62B2" w:rsidRPr="007671B2">
        <w:rPr>
          <w:rFonts w:ascii="Times New Roman" w:eastAsia="ＭＳ 明朝" w:hAnsi="Times New Roman" w:hint="eastAsia"/>
        </w:rPr>
        <w:t>次点</w:t>
      </w:r>
      <w:r w:rsidRPr="007671B2">
        <w:rPr>
          <w:rFonts w:ascii="Times New Roman" w:eastAsia="ＭＳ 明朝" w:hAnsi="Times New Roman" w:hint="eastAsia"/>
        </w:rPr>
        <w:t>で</w:t>
      </w:r>
      <w:r w:rsidR="00BC047E" w:rsidRPr="007671B2">
        <w:rPr>
          <w:rFonts w:ascii="Times New Roman" w:eastAsia="ＭＳ 明朝" w:hAnsi="Times New Roman" w:hint="eastAsia"/>
        </w:rPr>
        <w:t>上位</w:t>
      </w:r>
      <w:r w:rsidR="00BC047E" w:rsidRPr="007671B2">
        <w:rPr>
          <w:rFonts w:ascii="Times New Roman" w:eastAsia="ＭＳ 明朝" w:hAnsi="Times New Roman" w:hint="eastAsia"/>
        </w:rPr>
        <w:t>20</w:t>
      </w:r>
      <w:r w:rsidR="00BC047E" w:rsidRPr="007671B2">
        <w:rPr>
          <w:rFonts w:ascii="Times New Roman" w:eastAsia="ＭＳ 明朝" w:hAnsi="Times New Roman" w:hint="eastAsia"/>
        </w:rPr>
        <w:t>個</w:t>
      </w:r>
      <w:r w:rsidRPr="007671B2">
        <w:rPr>
          <w:rFonts w:ascii="Times New Roman" w:eastAsia="ＭＳ 明朝" w:hAnsi="Times New Roman" w:hint="eastAsia"/>
        </w:rPr>
        <w:t>の</w:t>
      </w:r>
      <w:r w:rsidR="00BC047E" w:rsidRPr="007671B2">
        <w:rPr>
          <w:rFonts w:ascii="Times New Roman" w:eastAsia="ＭＳ 明朝" w:hAnsi="Times New Roman" w:hint="eastAsia"/>
        </w:rPr>
        <w:t>56.502</w:t>
      </w:r>
      <w:r w:rsidR="00C16BA9" w:rsidRPr="007671B2">
        <w:rPr>
          <w:rFonts w:ascii="Times New Roman" w:eastAsia="ＭＳ 明朝" w:hAnsi="Times New Roman" w:hint="eastAsia"/>
        </w:rPr>
        <w:t>%</w:t>
      </w:r>
      <w:r w:rsidRPr="007671B2">
        <w:rPr>
          <w:rFonts w:ascii="Times New Roman" w:eastAsia="ＭＳ 明朝" w:hAnsi="Times New Roman" w:hint="eastAsia"/>
        </w:rPr>
        <w:t>であった。</w:t>
      </w:r>
      <w:r w:rsidR="00BC047E" w:rsidRPr="007671B2">
        <w:rPr>
          <w:rFonts w:ascii="Times New Roman" w:eastAsia="ＭＳ 明朝" w:hAnsi="Times New Roman" w:hint="eastAsia"/>
        </w:rPr>
        <w:t>高濃度</w:t>
      </w:r>
      <w:r w:rsidR="00BC047E" w:rsidRPr="007671B2">
        <w:rPr>
          <w:rFonts w:ascii="Times New Roman" w:eastAsia="ＭＳ 明朝" w:hAnsi="Times New Roman" w:hint="eastAsia"/>
        </w:rPr>
        <w:t>RMSE</w:t>
      </w:r>
      <w:r w:rsidR="00BC047E" w:rsidRPr="007671B2">
        <w:rPr>
          <w:rFonts w:ascii="Times New Roman" w:eastAsia="ＭＳ 明朝" w:hAnsi="Times New Roman" w:hint="eastAsia"/>
        </w:rPr>
        <w:t>だと上位</w:t>
      </w:r>
      <w:r w:rsidR="00BC047E" w:rsidRPr="007671B2">
        <w:rPr>
          <w:rFonts w:ascii="Times New Roman" w:eastAsia="ＭＳ 明朝" w:hAnsi="Times New Roman" w:hint="eastAsia"/>
        </w:rPr>
        <w:t>20</w:t>
      </w:r>
      <w:r w:rsidR="00BC047E" w:rsidRPr="007671B2">
        <w:rPr>
          <w:rFonts w:ascii="Times New Roman" w:eastAsia="ＭＳ 明朝" w:hAnsi="Times New Roman" w:hint="eastAsia"/>
        </w:rPr>
        <w:t>個が</w:t>
      </w:r>
      <w:r w:rsidR="00FC62B2" w:rsidRPr="007671B2">
        <w:rPr>
          <w:rFonts w:ascii="Times New Roman" w:eastAsia="ＭＳ 明朝" w:hAnsi="Times New Roman" w:hint="eastAsia"/>
        </w:rPr>
        <w:t>最も精度が良い</w:t>
      </w:r>
      <w:r w:rsidR="00BC047E" w:rsidRPr="007671B2">
        <w:rPr>
          <w:rFonts w:ascii="Times New Roman" w:eastAsia="ＭＳ 明朝" w:hAnsi="Times New Roman" w:hint="eastAsia"/>
        </w:rPr>
        <w:t>19.062</w:t>
      </w:r>
      <w:r w:rsidR="00FC62B2" w:rsidRPr="007671B2">
        <w:rPr>
          <w:rFonts w:ascii="Times New Roman" w:eastAsia="ＭＳ 明朝" w:hAnsi="Times New Roman" w:hint="eastAsia"/>
        </w:rPr>
        <w:t>であり</w:t>
      </w:r>
      <w:r w:rsidR="00BC047E" w:rsidRPr="007671B2">
        <w:rPr>
          <w:rFonts w:ascii="Times New Roman" w:eastAsia="ＭＳ 明朝" w:hAnsi="Times New Roman" w:hint="eastAsia"/>
        </w:rPr>
        <w:t>、</w:t>
      </w:r>
      <w:r w:rsidR="00FC62B2" w:rsidRPr="007671B2">
        <w:rPr>
          <w:rFonts w:ascii="Times New Roman" w:eastAsia="ＭＳ 明朝" w:hAnsi="Times New Roman" w:hint="eastAsia"/>
        </w:rPr>
        <w:lastRenderedPageBreak/>
        <w:t>次点で</w:t>
      </w:r>
      <w:r w:rsidR="00BC047E" w:rsidRPr="007671B2">
        <w:rPr>
          <w:rFonts w:ascii="Times New Roman" w:eastAsia="ＭＳ 明朝" w:hAnsi="Times New Roman" w:hint="eastAsia"/>
        </w:rPr>
        <w:t>上位</w:t>
      </w:r>
      <w:r w:rsidR="00BC047E" w:rsidRPr="007671B2">
        <w:rPr>
          <w:rFonts w:ascii="Times New Roman" w:eastAsia="ＭＳ 明朝" w:hAnsi="Times New Roman" w:hint="eastAsia"/>
        </w:rPr>
        <w:t>10</w:t>
      </w:r>
      <w:r w:rsidR="00BC047E" w:rsidRPr="007671B2">
        <w:rPr>
          <w:rFonts w:ascii="Times New Roman" w:eastAsia="ＭＳ 明朝" w:hAnsi="Times New Roman" w:hint="eastAsia"/>
        </w:rPr>
        <w:t>個は</w:t>
      </w:r>
      <w:r w:rsidR="00BC047E" w:rsidRPr="007671B2">
        <w:rPr>
          <w:rFonts w:ascii="Times New Roman" w:eastAsia="ＭＳ 明朝" w:hAnsi="Times New Roman" w:hint="eastAsia"/>
        </w:rPr>
        <w:t>20.845</w:t>
      </w:r>
      <w:r w:rsidR="00BC047E" w:rsidRPr="007671B2">
        <w:rPr>
          <w:rFonts w:ascii="Times New Roman" w:eastAsia="ＭＳ 明朝" w:hAnsi="Times New Roman" w:hint="eastAsia"/>
        </w:rPr>
        <w:t>であ</w:t>
      </w:r>
      <w:r w:rsidR="00FC62B2" w:rsidRPr="007671B2">
        <w:rPr>
          <w:rFonts w:ascii="Times New Roman" w:eastAsia="ＭＳ 明朝" w:hAnsi="Times New Roman" w:hint="eastAsia"/>
        </w:rPr>
        <w:t>った。また、日別の調和平均で</w:t>
      </w:r>
      <w:r w:rsidR="00111EFD" w:rsidRPr="007671B2">
        <w:rPr>
          <w:rFonts w:ascii="Times New Roman" w:eastAsia="ＭＳ 明朝" w:hAnsi="Times New Roman" w:hint="eastAsia"/>
        </w:rPr>
        <w:t>上位</w:t>
      </w:r>
      <w:r w:rsidR="00111EFD" w:rsidRPr="007671B2">
        <w:rPr>
          <w:rFonts w:ascii="Times New Roman" w:eastAsia="ＭＳ 明朝" w:hAnsi="Times New Roman" w:hint="eastAsia"/>
        </w:rPr>
        <w:t>10</w:t>
      </w:r>
      <w:r w:rsidR="00111EFD" w:rsidRPr="007671B2">
        <w:rPr>
          <w:rFonts w:ascii="Times New Roman" w:eastAsia="ＭＳ 明朝" w:hAnsi="Times New Roman" w:hint="eastAsia"/>
        </w:rPr>
        <w:t>個の</w:t>
      </w:r>
      <w:r w:rsidR="00111EFD" w:rsidRPr="007671B2">
        <w:rPr>
          <w:rFonts w:ascii="Times New Roman" w:eastAsia="ＭＳ 明朝" w:hAnsi="Times New Roman" w:cs="ＭＳ Ｐゴシック" w:hint="eastAsia"/>
          <w:color w:val="000000"/>
          <w:kern w:val="0"/>
          <w:sz w:val="22"/>
        </w:rPr>
        <w:t>65.625%</w:t>
      </w:r>
      <w:r w:rsidR="00111EFD" w:rsidRPr="007671B2">
        <w:rPr>
          <w:rFonts w:ascii="Times New Roman" w:eastAsia="ＭＳ 明朝" w:hAnsi="Times New Roman" w:cs="ＭＳ Ｐゴシック" w:hint="eastAsia"/>
          <w:color w:val="000000"/>
          <w:kern w:val="0"/>
          <w:sz w:val="22"/>
        </w:rPr>
        <w:t>で最も精度がよい。時間値と日別で精度がよい上位</w:t>
      </w:r>
      <w:r w:rsidR="00111EFD" w:rsidRPr="007671B2">
        <w:rPr>
          <w:rFonts w:ascii="Times New Roman" w:eastAsia="ＭＳ 明朝" w:hAnsi="Times New Roman" w:cs="ＭＳ Ｐゴシック" w:hint="eastAsia"/>
          <w:color w:val="000000"/>
          <w:kern w:val="0"/>
          <w:sz w:val="22"/>
        </w:rPr>
        <w:t>10</w:t>
      </w:r>
      <w:r w:rsidR="00111EFD" w:rsidRPr="007671B2">
        <w:rPr>
          <w:rFonts w:ascii="Times New Roman" w:eastAsia="ＭＳ 明朝" w:hAnsi="Times New Roman" w:cs="ＭＳ Ｐゴシック" w:hint="eastAsia"/>
          <w:color w:val="000000"/>
          <w:kern w:val="0"/>
          <w:sz w:val="22"/>
        </w:rPr>
        <w:t>個が</w:t>
      </w:r>
      <w:r w:rsidR="00111EFD" w:rsidRPr="007671B2">
        <w:rPr>
          <w:rFonts w:ascii="Times New Roman" w:eastAsia="ＭＳ 明朝" w:hAnsi="Times New Roman" w:cs="ＭＳ Ｐゴシック" w:hint="eastAsia"/>
          <w:color w:val="000000"/>
          <w:kern w:val="0"/>
          <w:sz w:val="22"/>
        </w:rPr>
        <w:t>3</w:t>
      </w:r>
      <w:r w:rsidR="00111EFD" w:rsidRPr="007671B2">
        <w:rPr>
          <w:rFonts w:ascii="Times New Roman" w:eastAsia="ＭＳ 明朝" w:hAnsi="Times New Roman" w:cs="ＭＳ Ｐゴシック" w:hint="eastAsia"/>
          <w:color w:val="000000"/>
          <w:kern w:val="0"/>
          <w:sz w:val="22"/>
        </w:rPr>
        <w:t>時間後予測に</w:t>
      </w:r>
      <w:r w:rsidR="00371EF8" w:rsidRPr="007671B2">
        <w:rPr>
          <w:rFonts w:ascii="Times New Roman" w:eastAsia="ＭＳ 明朝" w:hAnsi="Times New Roman" w:cs="ＭＳ Ｐゴシック" w:hint="eastAsia"/>
          <w:color w:val="000000"/>
          <w:kern w:val="0"/>
          <w:sz w:val="22"/>
        </w:rPr>
        <w:t>高精度</w:t>
      </w:r>
      <w:r w:rsidR="00111EFD" w:rsidRPr="007671B2">
        <w:rPr>
          <w:rFonts w:ascii="Times New Roman" w:eastAsia="ＭＳ 明朝" w:hAnsi="Times New Roman" w:cs="ＭＳ Ｐゴシック" w:hint="eastAsia"/>
          <w:color w:val="000000"/>
          <w:kern w:val="0"/>
          <w:sz w:val="22"/>
        </w:rPr>
        <w:t>であると考えた。</w:t>
      </w:r>
    </w:p>
    <w:p w14:paraId="1213EF6C" w14:textId="77777777" w:rsidR="00395E94" w:rsidRPr="007671B2" w:rsidRDefault="00395E94" w:rsidP="008B2948">
      <w:pPr>
        <w:rPr>
          <w:rFonts w:ascii="Times New Roman" w:eastAsia="ＭＳ 明朝" w:hAnsi="Times New Roman"/>
        </w:rPr>
      </w:pPr>
    </w:p>
    <w:p w14:paraId="7047F913" w14:textId="5876DAC0" w:rsidR="001A4D9D" w:rsidRPr="007671B2" w:rsidRDefault="001A4D9D" w:rsidP="001A4D9D">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8</w:t>
      </w:r>
      <w:r w:rsidRPr="007671B2">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22" w:name="_Hlk185784328"/>
            <w:r w:rsidRPr="007671B2">
              <w:rPr>
                <w:rFonts w:ascii="Times New Roman" w:eastAsia="ＭＳ 明朝" w:hAnsi="Times New Roman" w:cs="ＭＳ Ｐゴシック" w:hint="eastAsia"/>
                <w:color w:val="000000"/>
                <w:kern w:val="0"/>
                <w:sz w:val="22"/>
              </w:rPr>
              <w:t>56.502</w:t>
            </w:r>
            <w:bookmarkEnd w:id="22"/>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17.052</w:t>
            </w:r>
          </w:p>
        </w:tc>
      </w:tr>
    </w:tbl>
    <w:p w14:paraId="0B8554D1" w14:textId="77777777" w:rsidR="001A4D9D" w:rsidRPr="007671B2" w:rsidRDefault="001A4D9D" w:rsidP="001A4D9D">
      <w:pPr>
        <w:jc w:val="center"/>
        <w:rPr>
          <w:rFonts w:ascii="Times New Roman" w:eastAsia="ＭＳ 明朝" w:hAnsi="Times New Roman"/>
        </w:rPr>
      </w:pPr>
    </w:p>
    <w:p w14:paraId="588EDF86" w14:textId="77777777" w:rsidR="001A4D9D" w:rsidRPr="007671B2" w:rsidRDefault="001A4D9D" w:rsidP="008B2948">
      <w:pPr>
        <w:rPr>
          <w:rFonts w:ascii="Times New Roman" w:eastAsia="ＭＳ 明朝" w:hAnsi="Times New Roman"/>
        </w:rPr>
      </w:pPr>
    </w:p>
    <w:p w14:paraId="4137BF14" w14:textId="77777777" w:rsidR="001A4D9D" w:rsidRPr="007671B2" w:rsidRDefault="001A4D9D" w:rsidP="008B2948">
      <w:pPr>
        <w:rPr>
          <w:rFonts w:ascii="Times New Roman" w:eastAsia="ＭＳ 明朝" w:hAnsi="Times New Roman"/>
        </w:rPr>
      </w:pPr>
    </w:p>
    <w:p w14:paraId="02DCD44F"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7B4B5641" w14:textId="489B24BA" w:rsidR="00395E94" w:rsidRPr="007671B2" w:rsidRDefault="001A4D9D" w:rsidP="001A4D9D">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9</w:t>
      </w:r>
      <w:r w:rsidRPr="007671B2">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w:t>
            </w:r>
            <w:r w:rsidRPr="007671B2">
              <w:rPr>
                <w:rFonts w:ascii="Times New Roman" w:eastAsia="ＭＳ 明朝" w:hAnsi="Times New Roman" w:cs="ＭＳ Ｐゴシック" w:hint="eastAsia"/>
                <w:color w:val="000000"/>
                <w:kern w:val="0"/>
                <w:sz w:val="22"/>
              </w:rPr>
              <w:t>鴻巣</w:t>
            </w:r>
            <w:r w:rsidRPr="007671B2">
              <w:rPr>
                <w:rFonts w:ascii="Times New Roman" w:eastAsia="ＭＳ 明朝" w:hAnsi="Times New Roman" w:cs="ＭＳ Ｐゴシック" w:hint="eastAsia"/>
                <w:color w:val="000000"/>
                <w:kern w:val="0"/>
                <w:sz w:val="22"/>
              </w:rPr>
              <w:t>_lag</w:t>
            </w:r>
            <w:r w:rsidR="00BC047E" w:rsidRPr="007671B2">
              <w:rPr>
                <w:rFonts w:ascii="Times New Roman" w:eastAsia="ＭＳ 明朝" w:hAnsi="Times New Roman" w:cs="ＭＳ Ｐゴシック" w:hint="eastAsia"/>
                <w:color w:val="000000"/>
                <w:kern w:val="0"/>
                <w:sz w:val="22"/>
              </w:rPr>
              <w:t xml:space="preserve">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55.385</w:t>
            </w:r>
          </w:p>
        </w:tc>
      </w:tr>
    </w:tbl>
    <w:p w14:paraId="7092F3F6" w14:textId="77777777" w:rsidR="00FC62B2" w:rsidRPr="007671B2" w:rsidRDefault="00FC62B2" w:rsidP="00FC62B2">
      <w:pPr>
        <w:rPr>
          <w:rFonts w:ascii="Times New Roman" w:eastAsia="ＭＳ 明朝" w:hAnsi="Times New Roman"/>
        </w:rPr>
      </w:pPr>
    </w:p>
    <w:p w14:paraId="087D6743"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5825F751" w14:textId="25AB9AFA" w:rsidR="00003686" w:rsidRPr="007671B2" w:rsidRDefault="00D90851" w:rsidP="00D90851">
      <w:pPr>
        <w:pStyle w:val="2"/>
        <w:rPr>
          <w:rFonts w:ascii="Times New Roman" w:eastAsia="ＭＳ 明朝" w:hAnsi="Times New Roman"/>
          <w:sz w:val="21"/>
          <w:szCs w:val="21"/>
        </w:rPr>
      </w:pPr>
      <w:bookmarkStart w:id="23" w:name="_Toc189069608"/>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hint="eastAsia"/>
          <w:sz w:val="21"/>
          <w:szCs w:val="21"/>
        </w:rPr>
        <w:t>.</w:t>
      </w:r>
      <w:r w:rsidR="00003686" w:rsidRPr="007671B2">
        <w:rPr>
          <w:rFonts w:ascii="Times New Roman" w:eastAsia="ＭＳ 明朝" w:hAnsi="Times New Roman" w:hint="eastAsia"/>
          <w:sz w:val="21"/>
          <w:szCs w:val="21"/>
        </w:rPr>
        <w:t>3</w:t>
      </w:r>
      <w:r w:rsidR="00003686" w:rsidRPr="007671B2">
        <w:rPr>
          <w:rFonts w:ascii="Times New Roman" w:eastAsia="ＭＳ 明朝" w:hAnsi="Times New Roman" w:hint="eastAsia"/>
          <w:sz w:val="21"/>
          <w:szCs w:val="21"/>
        </w:rPr>
        <w:t xml:space="preserve">　幸手</w:t>
      </w:r>
      <w:bookmarkEnd w:id="23"/>
    </w:p>
    <w:p w14:paraId="3A7AF42C" w14:textId="63DAB386" w:rsidR="002A25FC" w:rsidRPr="007671B2" w:rsidRDefault="002A25FC" w:rsidP="00003686">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10</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幸手</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10</w:t>
      </w:r>
      <w:r w:rsidRPr="007671B2">
        <w:rPr>
          <w:rFonts w:ascii="Times New Roman" w:eastAsia="ＭＳ 明朝" w:hAnsi="Times New Roman" w:hint="eastAsia"/>
        </w:rPr>
        <w:t>の特徴量と対応している。</w:t>
      </w:r>
    </w:p>
    <w:p w14:paraId="19F6165A" w14:textId="77777777" w:rsidR="002A25FC" w:rsidRPr="007671B2" w:rsidRDefault="002A25FC" w:rsidP="002A25FC">
      <w:pPr>
        <w:rPr>
          <w:rFonts w:ascii="Times New Roman" w:eastAsia="ＭＳ 明朝" w:hAnsi="Times New Roman"/>
        </w:rPr>
      </w:pPr>
    </w:p>
    <w:p w14:paraId="239A9478" w14:textId="59A0EA71" w:rsidR="002A25FC" w:rsidRPr="007671B2" w:rsidRDefault="002A25FC" w:rsidP="002A25FC">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10</w:t>
      </w:r>
      <w:r w:rsidRPr="007671B2">
        <w:rPr>
          <w:rFonts w:ascii="Times New Roman" w:eastAsia="ＭＳ 明朝" w:hAnsi="Times New Roman" w:hint="eastAsia"/>
        </w:rPr>
        <w:t xml:space="preserve">　</w:t>
      </w:r>
      <w:r w:rsidR="00CF658F" w:rsidRPr="007671B2">
        <w:rPr>
          <w:rFonts w:ascii="Times New Roman" w:eastAsia="ＭＳ 明朝" w:hAnsi="Times New Roman" w:hint="eastAsia"/>
        </w:rPr>
        <w:t>幸手</w:t>
      </w:r>
      <w:r w:rsidRPr="007671B2">
        <w:rPr>
          <w:rFonts w:ascii="Times New Roman" w:eastAsia="ＭＳ 明朝" w:hAnsi="Times New Roman" w:hint="eastAsia"/>
        </w:rPr>
        <w:t>における特徴量詳細</w:t>
      </w:r>
    </w:p>
    <w:p w14:paraId="0A363BF0" w14:textId="3D3213EB" w:rsidR="002A25FC" w:rsidRPr="007671B2" w:rsidRDefault="00F924ED" w:rsidP="00003686">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22181DF1" w14:textId="311579FE"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11</w:t>
      </w:r>
      <w:r w:rsidRPr="007671B2">
        <w:rPr>
          <w:rFonts w:ascii="Times New Roman" w:eastAsia="ＭＳ 明朝" w:hAnsi="Times New Roman" w:hint="eastAsia"/>
        </w:rPr>
        <w:t>、</w:t>
      </w:r>
      <w:r w:rsidR="002A25FC" w:rsidRPr="007671B2">
        <w:rPr>
          <w:rFonts w:ascii="Times New Roman" w:eastAsia="ＭＳ 明朝" w:hAnsi="Times New Roman" w:hint="eastAsia"/>
        </w:rPr>
        <w:t>12</w:t>
      </w:r>
      <w:r w:rsidRPr="007671B2">
        <w:rPr>
          <w:rFonts w:ascii="Times New Roman" w:eastAsia="ＭＳ 明朝" w:hAnsi="Times New Roman" w:hint="eastAsia"/>
        </w:rPr>
        <w:t>に幸手の時間値評価、日別評価を示した。</w:t>
      </w:r>
    </w:p>
    <w:p w14:paraId="12416A84" w14:textId="33B3D25B"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時間後予測の時間値データでは、調和平均が上位</w:t>
      </w:r>
      <w:r w:rsidRPr="007671B2">
        <w:rPr>
          <w:rFonts w:ascii="Times New Roman" w:eastAsia="ＭＳ 明朝" w:hAnsi="Times New Roman" w:hint="eastAsia"/>
        </w:rPr>
        <w:t>10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76.852%</w:t>
      </w:r>
      <w:r w:rsidRPr="007671B2">
        <w:rPr>
          <w:rFonts w:ascii="Times New Roman" w:eastAsia="ＭＳ 明朝" w:hAnsi="Times New Roman" w:hint="eastAsia"/>
        </w:rPr>
        <w:t>であった。また、高濃度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に関してはベンチマークが最も精度がよく</w:t>
      </w:r>
      <w:r w:rsidRPr="007671B2">
        <w:rPr>
          <w:rFonts w:ascii="Times New Roman" w:eastAsia="ＭＳ 明朝" w:hAnsi="Times New Roman" w:hint="eastAsia"/>
        </w:rPr>
        <w:t>8.654</w:t>
      </w:r>
      <w:r w:rsidRPr="007671B2">
        <w:rPr>
          <w:rFonts w:ascii="Times New Roman" w:eastAsia="ＭＳ 明朝" w:hAnsi="Times New Roman" w:hint="eastAsia"/>
        </w:rPr>
        <w:t>であり、上位</w:t>
      </w:r>
      <w:r w:rsidRPr="007671B2">
        <w:rPr>
          <w:rFonts w:ascii="Times New Roman" w:eastAsia="ＭＳ 明朝" w:hAnsi="Times New Roman" w:hint="eastAsia"/>
        </w:rPr>
        <w:t>10</w:t>
      </w:r>
      <w:r w:rsidRPr="007671B2">
        <w:rPr>
          <w:rFonts w:ascii="Times New Roman" w:eastAsia="ＭＳ 明朝" w:hAnsi="Times New Roman" w:hint="eastAsia"/>
        </w:rPr>
        <w:t>個の高濃度</w:t>
      </w:r>
      <w:r w:rsidRPr="007671B2">
        <w:rPr>
          <w:rFonts w:ascii="Times New Roman" w:eastAsia="ＭＳ 明朝" w:hAnsi="Times New Roman" w:hint="eastAsia"/>
        </w:rPr>
        <w:t>RMSE</w:t>
      </w:r>
      <w:r w:rsidRPr="007671B2">
        <w:rPr>
          <w:rFonts w:ascii="Times New Roman" w:eastAsia="ＭＳ 明朝" w:hAnsi="Times New Roman" w:hint="eastAsia"/>
        </w:rPr>
        <w:t>で</w:t>
      </w:r>
      <w:r w:rsidRPr="007671B2">
        <w:rPr>
          <w:rFonts w:ascii="Times New Roman" w:eastAsia="ＭＳ 明朝" w:hAnsi="Times New Roman" w:hint="eastAsia"/>
        </w:rPr>
        <w:t>8.701</w:t>
      </w:r>
      <w:r w:rsidRPr="007671B2">
        <w:rPr>
          <w:rFonts w:ascii="Times New Roman" w:eastAsia="ＭＳ 明朝" w:hAnsi="Times New Roman" w:hint="eastAsia"/>
        </w:rPr>
        <w:t>であった。モデル全体の評価である</w:t>
      </w:r>
      <w:r w:rsidRPr="007671B2">
        <w:rPr>
          <w:rFonts w:ascii="Times New Roman" w:eastAsia="ＭＳ 明朝" w:hAnsi="Times New Roman" w:hint="eastAsia"/>
        </w:rPr>
        <w:t>RMSE</w:t>
      </w:r>
      <w:r w:rsidRPr="007671B2">
        <w:rPr>
          <w:rFonts w:ascii="Times New Roman" w:eastAsia="ＭＳ 明朝" w:hAnsi="Times New Roman" w:hint="eastAsia"/>
        </w:rPr>
        <w:t>を見ると、ベンチマークよりも上位</w:t>
      </w:r>
      <w:r w:rsidRPr="007671B2">
        <w:rPr>
          <w:rFonts w:ascii="Times New Roman" w:eastAsia="ＭＳ 明朝" w:hAnsi="Times New Roman" w:hint="eastAsia"/>
        </w:rPr>
        <w:t>10</w:t>
      </w:r>
      <w:r w:rsidRPr="007671B2">
        <w:rPr>
          <w:rFonts w:ascii="Times New Roman" w:eastAsia="ＭＳ 明朝" w:hAnsi="Times New Roman" w:hint="eastAsia"/>
        </w:rPr>
        <w:t>個の精度がよく特徴量の個数も上位</w:t>
      </w:r>
      <w:r w:rsidRPr="007671B2">
        <w:rPr>
          <w:rFonts w:ascii="Times New Roman" w:eastAsia="ＭＳ 明朝" w:hAnsi="Times New Roman" w:hint="eastAsia"/>
        </w:rPr>
        <w:t>10</w:t>
      </w:r>
      <w:r w:rsidRPr="007671B2">
        <w:rPr>
          <w:rFonts w:ascii="Times New Roman" w:eastAsia="ＭＳ 明朝" w:hAnsi="Times New Roman" w:hint="eastAsia"/>
        </w:rPr>
        <w:t>個の方が明らかに少ない。日別評価では上位</w:t>
      </w:r>
      <w:r w:rsidRPr="007671B2">
        <w:rPr>
          <w:rFonts w:ascii="Times New Roman" w:eastAsia="ＭＳ 明朝" w:hAnsi="Times New Roman" w:hint="eastAsia"/>
        </w:rPr>
        <w:t>30</w:t>
      </w:r>
      <w:r w:rsidRPr="007671B2">
        <w:rPr>
          <w:rFonts w:ascii="Times New Roman" w:eastAsia="ＭＳ 明朝" w:hAnsi="Times New Roman" w:hint="eastAsia"/>
        </w:rPr>
        <w:t>個の調和平均が</w:t>
      </w:r>
      <w:r w:rsidRPr="007671B2">
        <w:rPr>
          <w:rFonts w:ascii="Times New Roman" w:eastAsia="ＭＳ 明朝" w:hAnsi="Times New Roman" w:hint="eastAsia"/>
        </w:rPr>
        <w:t>80.000%</w:t>
      </w:r>
      <w:r w:rsidRPr="007671B2">
        <w:rPr>
          <w:rFonts w:ascii="Times New Roman" w:eastAsia="ＭＳ 明朝" w:hAnsi="Times New Roman" w:hint="eastAsia"/>
        </w:rPr>
        <w:t>と一番高く次点で上位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78.125%</w:t>
      </w:r>
      <w:r w:rsidRPr="007671B2">
        <w:rPr>
          <w:rFonts w:ascii="Times New Roman" w:eastAsia="ＭＳ 明朝" w:hAnsi="Times New Roman" w:hint="eastAsia"/>
        </w:rPr>
        <w:t>であった。日別評価で見た時上位</w:t>
      </w:r>
      <w:r w:rsidRPr="007671B2">
        <w:rPr>
          <w:rFonts w:ascii="Times New Roman" w:eastAsia="ＭＳ 明朝" w:hAnsi="Times New Roman" w:hint="eastAsia"/>
        </w:rPr>
        <w:t>30</w:t>
      </w:r>
      <w:r w:rsidRPr="007671B2">
        <w:rPr>
          <w:rFonts w:ascii="Times New Roman" w:eastAsia="ＭＳ 明朝" w:hAnsi="Times New Roman" w:hint="eastAsia"/>
        </w:rPr>
        <w:t>個がよく見えるが時間値で見た時の高濃度</w:t>
      </w:r>
      <w:r w:rsidRPr="007671B2">
        <w:rPr>
          <w:rFonts w:ascii="Times New Roman" w:eastAsia="ＭＳ 明朝" w:hAnsi="Times New Roman" w:hint="eastAsia"/>
        </w:rPr>
        <w:t>RMSE</w:t>
      </w:r>
      <w:r w:rsidRPr="007671B2">
        <w:rPr>
          <w:rFonts w:ascii="Times New Roman" w:eastAsia="ＭＳ 明朝" w:hAnsi="Times New Roman" w:hint="eastAsia"/>
        </w:rPr>
        <w:t>が</w:t>
      </w:r>
      <w:r w:rsidRPr="007671B2">
        <w:rPr>
          <w:rFonts w:ascii="Times New Roman" w:eastAsia="ＭＳ 明朝" w:hAnsi="Times New Roman" w:hint="eastAsia"/>
        </w:rPr>
        <w:t>11.159</w:t>
      </w:r>
      <w:r w:rsidRPr="007671B2">
        <w:rPr>
          <w:rFonts w:ascii="Times New Roman" w:eastAsia="ＭＳ 明朝" w:hAnsi="Times New Roman" w:hint="eastAsia"/>
        </w:rPr>
        <w:t>と上位</w:t>
      </w:r>
      <w:r w:rsidRPr="007671B2">
        <w:rPr>
          <w:rFonts w:ascii="Times New Roman" w:eastAsia="ＭＳ 明朝" w:hAnsi="Times New Roman" w:hint="eastAsia"/>
        </w:rPr>
        <w:t>10</w:t>
      </w:r>
      <w:r w:rsidRPr="007671B2">
        <w:rPr>
          <w:rFonts w:ascii="Times New Roman" w:eastAsia="ＭＳ 明朝" w:hAnsi="Times New Roman" w:hint="eastAsia"/>
        </w:rPr>
        <w:t>個と比べた時に精度が悪い。そのため、</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10</w:t>
      </w:r>
      <w:r w:rsidRPr="007671B2">
        <w:rPr>
          <w:rFonts w:ascii="Times New Roman" w:eastAsia="ＭＳ 明朝" w:hAnsi="Times New Roman" w:hint="eastAsia"/>
        </w:rPr>
        <w:t>個だと考えられる。</w:t>
      </w:r>
    </w:p>
    <w:p w14:paraId="729FF3C3" w14:textId="6B05B080"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時間後予測の時間値データでは、調和平均が上位</w:t>
      </w:r>
      <w:r w:rsidRPr="007671B2">
        <w:rPr>
          <w:rFonts w:ascii="Times New Roman" w:eastAsia="ＭＳ 明朝" w:hAnsi="Times New Roman" w:hint="eastAsia"/>
        </w:rPr>
        <w:t>10</w:t>
      </w:r>
      <w:r w:rsidRPr="007671B2">
        <w:rPr>
          <w:rFonts w:ascii="Times New Roman" w:eastAsia="ＭＳ 明朝" w:hAnsi="Times New Roman" w:hint="eastAsia"/>
        </w:rPr>
        <w:t>個において抜きんでて高い</w:t>
      </w:r>
      <w:r w:rsidRPr="007671B2">
        <w:rPr>
          <w:rFonts w:ascii="Times New Roman" w:eastAsia="ＭＳ 明朝" w:hAnsi="Times New Roman" w:hint="eastAsia"/>
        </w:rPr>
        <w:t>62.745%</w:t>
      </w:r>
      <w:r w:rsidRPr="007671B2">
        <w:rPr>
          <w:rFonts w:ascii="Times New Roman" w:eastAsia="ＭＳ 明朝" w:hAnsi="Times New Roman" w:hint="eastAsia"/>
        </w:rPr>
        <w:t>であった。日別評価に関しても同様に上位</w:t>
      </w:r>
      <w:r w:rsidRPr="007671B2">
        <w:rPr>
          <w:rFonts w:ascii="Times New Roman" w:eastAsia="ＭＳ 明朝" w:hAnsi="Times New Roman" w:hint="eastAsia"/>
        </w:rPr>
        <w:t>10</w:t>
      </w:r>
      <w:r w:rsidRPr="007671B2">
        <w:rPr>
          <w:rFonts w:ascii="Times New Roman" w:eastAsia="ＭＳ 明朝" w:hAnsi="Times New Roman" w:hint="eastAsia"/>
        </w:rPr>
        <w:t>個において抜きんでて高い</w:t>
      </w:r>
      <w:r w:rsidRPr="007671B2">
        <w:rPr>
          <w:rFonts w:ascii="Times New Roman" w:eastAsia="ＭＳ 明朝" w:hAnsi="Times New Roman" w:hint="eastAsia"/>
        </w:rPr>
        <w:t>66.667%</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10</w:t>
      </w:r>
      <w:r w:rsidRPr="007671B2">
        <w:rPr>
          <w:rFonts w:ascii="Times New Roman" w:eastAsia="ＭＳ 明朝" w:hAnsi="Times New Roman" w:hint="eastAsia"/>
        </w:rPr>
        <w:t>個であると考える。</w:t>
      </w:r>
    </w:p>
    <w:p w14:paraId="7D576750" w14:textId="43A418B6" w:rsidR="00C42EA2" w:rsidRPr="007671B2" w:rsidRDefault="00C42EA2" w:rsidP="00C42EA2">
      <w:pPr>
        <w:ind w:firstLineChars="100" w:firstLine="210"/>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時間後予測では、調和平均が上位</w:t>
      </w:r>
      <w:r w:rsidRPr="007671B2">
        <w:rPr>
          <w:rFonts w:ascii="Times New Roman" w:eastAsia="ＭＳ 明朝" w:hAnsi="Times New Roman" w:hint="eastAsia"/>
        </w:rPr>
        <w:t>20</w:t>
      </w:r>
      <w:r w:rsidRPr="007671B2">
        <w:rPr>
          <w:rFonts w:ascii="Times New Roman" w:eastAsia="ＭＳ 明朝" w:hAnsi="Times New Roman" w:hint="eastAsia"/>
        </w:rPr>
        <w:t>個において最も高い</w:t>
      </w:r>
      <w:r w:rsidRPr="007671B2">
        <w:rPr>
          <w:rFonts w:ascii="Times New Roman" w:eastAsia="ＭＳ 明朝" w:hAnsi="Times New Roman" w:hint="eastAsia"/>
        </w:rPr>
        <w:t>47.619%</w:t>
      </w:r>
      <w:r w:rsidRPr="007671B2">
        <w:rPr>
          <w:rFonts w:ascii="Times New Roman" w:eastAsia="ＭＳ 明朝" w:hAnsi="Times New Roman" w:hint="eastAsia"/>
        </w:rPr>
        <w:t>であり、次点で全デ</w:t>
      </w:r>
      <w:r w:rsidRPr="007671B2">
        <w:rPr>
          <w:rFonts w:ascii="Times New Roman" w:eastAsia="ＭＳ 明朝" w:hAnsi="Times New Roman" w:hint="eastAsia"/>
        </w:rPr>
        <w:lastRenderedPageBreak/>
        <w:t>ータの</w:t>
      </w:r>
      <w:r w:rsidRPr="007671B2">
        <w:rPr>
          <w:rFonts w:ascii="Times New Roman" w:eastAsia="ＭＳ 明朝" w:hAnsi="Times New Roman" w:hint="eastAsia"/>
        </w:rPr>
        <w:t>43.210%</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は、全データが</w:t>
      </w:r>
      <w:r w:rsidRPr="007671B2">
        <w:rPr>
          <w:rFonts w:ascii="Times New Roman" w:eastAsia="ＭＳ 明朝" w:hAnsi="Times New Roman" w:hint="eastAsia"/>
        </w:rPr>
        <w:t>19.077</w:t>
      </w:r>
      <w:r w:rsidRPr="007671B2">
        <w:rPr>
          <w:rFonts w:ascii="Times New Roman" w:eastAsia="ＭＳ 明朝" w:hAnsi="Times New Roman" w:hint="eastAsia"/>
        </w:rPr>
        <w:t>で、上位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19.369</w:t>
      </w:r>
      <w:r w:rsidRPr="007671B2">
        <w:rPr>
          <w:rFonts w:ascii="Times New Roman" w:eastAsia="ＭＳ 明朝" w:hAnsi="Times New Roman" w:hint="eastAsia"/>
        </w:rPr>
        <w:t>であり、全データの方が精度はよい。ただ、特徴量の個数は、上位</w:t>
      </w:r>
      <w:r w:rsidRPr="007671B2">
        <w:rPr>
          <w:rFonts w:ascii="Times New Roman" w:eastAsia="ＭＳ 明朝" w:hAnsi="Times New Roman" w:hint="eastAsia"/>
        </w:rPr>
        <w:t>20</w:t>
      </w:r>
      <w:r w:rsidRPr="007671B2">
        <w:rPr>
          <w:rFonts w:ascii="Times New Roman" w:eastAsia="ＭＳ 明朝" w:hAnsi="Times New Roman" w:hint="eastAsia"/>
        </w:rPr>
        <w:t>個の方が明らかにデータ数が少ない。また、日別評価に関して上位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個が抜きんでて高い</w:t>
      </w:r>
      <w:r w:rsidRPr="007671B2">
        <w:rPr>
          <w:rFonts w:ascii="Times New Roman" w:eastAsia="ＭＳ 明朝" w:hAnsi="Times New Roman" w:hint="eastAsia"/>
        </w:rPr>
        <w:t>46.154%</w:t>
      </w:r>
      <w:r w:rsidRPr="007671B2">
        <w:rPr>
          <w:rFonts w:ascii="Times New Roman" w:eastAsia="ＭＳ 明朝" w:hAnsi="Times New Roman" w:hint="eastAsia"/>
        </w:rPr>
        <w:t>であった。このことから、</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20</w:t>
      </w:r>
      <w:r w:rsidRPr="007671B2">
        <w:rPr>
          <w:rFonts w:ascii="Times New Roman" w:eastAsia="ＭＳ 明朝" w:hAnsi="Times New Roman" w:hint="eastAsia"/>
        </w:rPr>
        <w:t>個であると考える。</w:t>
      </w:r>
    </w:p>
    <w:p w14:paraId="1D23626C" w14:textId="77777777" w:rsidR="00C42EA2" w:rsidRPr="007671B2" w:rsidRDefault="00C42EA2" w:rsidP="00C42EA2">
      <w:pPr>
        <w:rPr>
          <w:rFonts w:ascii="Times New Roman" w:eastAsia="ＭＳ 明朝" w:hAnsi="Times New Roman"/>
        </w:rPr>
      </w:pPr>
    </w:p>
    <w:p w14:paraId="71839489" w14:textId="38BF24DE" w:rsidR="00C42EA2" w:rsidRPr="007671B2" w:rsidRDefault="00C42EA2" w:rsidP="00C42EA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11</w:t>
      </w:r>
      <w:r w:rsidRPr="007671B2">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高濃度</w:t>
            </w:r>
            <w:r w:rsidRPr="007671B2">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4" w:name="_Hlk185606655"/>
            <w:r w:rsidRPr="007671B2">
              <w:rPr>
                <w:rFonts w:ascii="Times New Roman" w:eastAsia="ＭＳ 明朝" w:hAnsi="Times New Roman" w:hint="eastAsia"/>
                <w:color w:val="000000"/>
                <w:sz w:val="22"/>
              </w:rPr>
              <w:t>80.583</w:t>
            </w:r>
            <w:bookmarkEnd w:id="24"/>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ベンチマーク</w:t>
            </w:r>
            <w:r w:rsidRPr="007671B2">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全データ</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10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上位</w:t>
            </w:r>
            <w:r w:rsidRPr="007671B2">
              <w:rPr>
                <w:rFonts w:ascii="Times New Roman" w:eastAsia="ＭＳ 明朝" w:hAnsi="Times New Roman" w:hint="eastAsia"/>
                <w:color w:val="000000"/>
                <w:sz w:val="22"/>
              </w:rPr>
              <w:t>30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高低上位</w:t>
            </w:r>
            <w:r w:rsidRPr="007671B2">
              <w:rPr>
                <w:rFonts w:ascii="Times New Roman" w:eastAsia="ＭＳ 明朝" w:hAnsi="Times New Roman" w:hint="eastAsia"/>
                <w:color w:val="000000"/>
                <w:sz w:val="22"/>
              </w:rPr>
              <w:t>20</w:t>
            </w:r>
            <w:r w:rsidRPr="007671B2">
              <w:rPr>
                <w:rFonts w:ascii="Times New Roman" w:eastAsia="ＭＳ 明朝" w:hAnsi="Times New Roman" w:hint="eastAsia"/>
                <w:color w:val="000000"/>
                <w:sz w:val="22"/>
              </w:rPr>
              <w:t>個</w:t>
            </w:r>
            <w:r w:rsidRPr="007671B2">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hint="eastAsia"/>
                <w:color w:val="000000"/>
                <w:sz w:val="22"/>
              </w:rPr>
              <w:t>21.118</w:t>
            </w:r>
          </w:p>
        </w:tc>
      </w:tr>
    </w:tbl>
    <w:p w14:paraId="4B82A76E" w14:textId="77777777" w:rsidR="00C42EA2" w:rsidRPr="007671B2" w:rsidRDefault="00C42EA2" w:rsidP="00C42EA2">
      <w:pPr>
        <w:rPr>
          <w:rFonts w:ascii="Times New Roman" w:eastAsia="ＭＳ 明朝" w:hAnsi="Times New Roman"/>
        </w:rPr>
      </w:pPr>
    </w:p>
    <w:p w14:paraId="6E5DF15D" w14:textId="77777777" w:rsidR="00C42EA2" w:rsidRPr="007671B2" w:rsidRDefault="00C42EA2" w:rsidP="00C42EA2">
      <w:pPr>
        <w:jc w:val="center"/>
        <w:rPr>
          <w:rFonts w:ascii="Times New Roman" w:eastAsia="ＭＳ 明朝" w:hAnsi="Times New Roman"/>
        </w:rPr>
      </w:pPr>
    </w:p>
    <w:p w14:paraId="6C1D1EAA"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250164CA" w14:textId="4DEF304F" w:rsidR="00C42EA2" w:rsidRPr="007671B2" w:rsidRDefault="00C42EA2" w:rsidP="00C42EA2">
      <w:pPr>
        <w:jc w:val="center"/>
        <w:rPr>
          <w:rFonts w:ascii="Times New Roman" w:eastAsia="ＭＳ 明朝" w:hAnsi="Times New Roman"/>
        </w:rPr>
      </w:pPr>
      <w:r w:rsidRPr="007671B2">
        <w:rPr>
          <w:rFonts w:ascii="Times New Roman" w:eastAsia="ＭＳ 明朝" w:hAnsi="Times New Roman" w:hint="eastAsia"/>
        </w:rPr>
        <w:lastRenderedPageBreak/>
        <w:t>表</w:t>
      </w:r>
      <w:r w:rsidR="002A25FC" w:rsidRPr="007671B2">
        <w:rPr>
          <w:rFonts w:ascii="Times New Roman" w:eastAsia="ＭＳ 明朝" w:hAnsi="Times New Roman" w:hint="eastAsia"/>
        </w:rPr>
        <w:t>12</w:t>
      </w:r>
      <w:r w:rsidRPr="007671B2">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r>
    </w:tbl>
    <w:p w14:paraId="50A60E64" w14:textId="77777777" w:rsidR="00FC62B2" w:rsidRPr="007671B2" w:rsidRDefault="00FC62B2" w:rsidP="00FC62B2">
      <w:pPr>
        <w:rPr>
          <w:rFonts w:ascii="Times New Roman" w:eastAsia="ＭＳ 明朝" w:hAnsi="Times New Roman"/>
        </w:rPr>
      </w:pPr>
    </w:p>
    <w:p w14:paraId="0D82ED12" w14:textId="77777777" w:rsidR="00FC62B2" w:rsidRPr="007671B2" w:rsidRDefault="00FC62B2" w:rsidP="00FC62B2">
      <w:pPr>
        <w:rPr>
          <w:rFonts w:ascii="Times New Roman" w:eastAsia="ＭＳ 明朝" w:hAnsi="Times New Roman"/>
        </w:rPr>
      </w:pPr>
    </w:p>
    <w:p w14:paraId="6DCEA408" w14:textId="77777777" w:rsidR="00241011" w:rsidRPr="007671B2" w:rsidRDefault="00241011">
      <w:pPr>
        <w:widowControl/>
        <w:jc w:val="left"/>
        <w:rPr>
          <w:rFonts w:ascii="Times New Roman" w:eastAsia="ＭＳ 明朝" w:hAnsi="Times New Roman"/>
        </w:rPr>
      </w:pPr>
      <w:r w:rsidRPr="007671B2">
        <w:rPr>
          <w:rFonts w:ascii="Times New Roman" w:eastAsia="ＭＳ 明朝" w:hAnsi="Times New Roman"/>
        </w:rPr>
        <w:br w:type="page"/>
      </w:r>
    </w:p>
    <w:p w14:paraId="0D92E38C" w14:textId="31FACB27" w:rsidR="002A25FC" w:rsidRPr="007671B2" w:rsidRDefault="00003686" w:rsidP="00D90851">
      <w:pPr>
        <w:pStyle w:val="2"/>
        <w:rPr>
          <w:rFonts w:ascii="Times New Roman" w:eastAsia="ＭＳ 明朝" w:hAnsi="Times New Roman"/>
          <w:sz w:val="21"/>
          <w:szCs w:val="21"/>
        </w:rPr>
      </w:pPr>
      <w:bookmarkStart w:id="25" w:name="_Toc189069609"/>
      <w:r w:rsidRPr="007671B2">
        <w:rPr>
          <w:rFonts w:ascii="Times New Roman" w:eastAsia="ＭＳ 明朝" w:hAnsi="Times New Roman" w:hint="eastAsia"/>
          <w:sz w:val="21"/>
          <w:szCs w:val="21"/>
        </w:rPr>
        <w:lastRenderedPageBreak/>
        <w:t>4.4</w:t>
      </w:r>
      <w:r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東青梅</w:t>
      </w:r>
      <w:bookmarkEnd w:id="25"/>
    </w:p>
    <w:p w14:paraId="57303691" w14:textId="2409F9ED" w:rsidR="002A25FC" w:rsidRPr="007671B2" w:rsidRDefault="002A25FC" w:rsidP="002A25FC">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13</w:t>
      </w:r>
      <w:r w:rsidRPr="007671B2">
        <w:rPr>
          <w:rFonts w:ascii="Times New Roman" w:eastAsia="ＭＳ 明朝" w:hAnsi="Times New Roman" w:hint="eastAsia"/>
        </w:rPr>
        <w:t>に今回用いた東青梅における特徴量の詳細を示した。後述する特徴量に関しては表</w:t>
      </w:r>
      <w:r w:rsidRPr="007671B2">
        <w:rPr>
          <w:rFonts w:ascii="Times New Roman" w:eastAsia="ＭＳ 明朝" w:hAnsi="Times New Roman" w:hint="eastAsia"/>
        </w:rPr>
        <w:t>1</w:t>
      </w:r>
      <w:r w:rsidR="00CF658F" w:rsidRPr="007671B2">
        <w:rPr>
          <w:rFonts w:ascii="Times New Roman" w:eastAsia="ＭＳ 明朝" w:hAnsi="Times New Roman" w:hint="eastAsia"/>
        </w:rPr>
        <w:t>3</w:t>
      </w:r>
      <w:r w:rsidRPr="007671B2">
        <w:rPr>
          <w:rFonts w:ascii="Times New Roman" w:eastAsia="ＭＳ 明朝" w:hAnsi="Times New Roman" w:hint="eastAsia"/>
        </w:rPr>
        <w:t>の特徴量と対応している。</w:t>
      </w:r>
    </w:p>
    <w:p w14:paraId="05424815" w14:textId="77777777" w:rsidR="002A25FC" w:rsidRPr="007671B2" w:rsidRDefault="002A25FC" w:rsidP="002A25FC">
      <w:pPr>
        <w:rPr>
          <w:rFonts w:ascii="Times New Roman" w:eastAsia="ＭＳ 明朝" w:hAnsi="Times New Roman"/>
        </w:rPr>
      </w:pPr>
    </w:p>
    <w:p w14:paraId="729F7E3F" w14:textId="4E9AC961" w:rsidR="002A25FC" w:rsidRPr="007671B2" w:rsidRDefault="002A25FC" w:rsidP="002A25FC">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13</w:t>
      </w:r>
      <w:r w:rsidRPr="007671B2">
        <w:rPr>
          <w:rFonts w:ascii="Times New Roman" w:eastAsia="ＭＳ 明朝" w:hAnsi="Times New Roman" w:hint="eastAsia"/>
        </w:rPr>
        <w:t xml:space="preserve">　東青梅における特徴量詳細</w:t>
      </w:r>
    </w:p>
    <w:p w14:paraId="7CB53580" w14:textId="342049AB" w:rsidR="002A25FC" w:rsidRPr="007671B2" w:rsidRDefault="00F924ED" w:rsidP="002A25FC">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7671B2" w:rsidRDefault="002A25FC" w:rsidP="002A25FC">
      <w:pPr>
        <w:rPr>
          <w:rFonts w:ascii="Times New Roman" w:eastAsia="ＭＳ 明朝" w:hAnsi="Times New Roman"/>
        </w:rPr>
      </w:pPr>
    </w:p>
    <w:p w14:paraId="505DB053" w14:textId="7A2E078F" w:rsidR="00FC62B2" w:rsidRPr="007671B2" w:rsidRDefault="00FC62B2" w:rsidP="00FC62B2">
      <w:pPr>
        <w:ind w:firstLineChars="100" w:firstLine="210"/>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14</w:t>
      </w:r>
      <w:r w:rsidRPr="007671B2">
        <w:rPr>
          <w:rFonts w:ascii="Times New Roman" w:eastAsia="ＭＳ 明朝" w:hAnsi="Times New Roman" w:hint="eastAsia"/>
        </w:rPr>
        <w:t>、</w:t>
      </w:r>
      <w:r w:rsidRPr="007671B2">
        <w:rPr>
          <w:rFonts w:ascii="Times New Roman" w:eastAsia="ＭＳ 明朝" w:hAnsi="Times New Roman" w:hint="eastAsia"/>
        </w:rPr>
        <w:t>1</w:t>
      </w:r>
      <w:r w:rsidR="002A25FC" w:rsidRPr="007671B2">
        <w:rPr>
          <w:rFonts w:ascii="Times New Roman" w:eastAsia="ＭＳ 明朝" w:hAnsi="Times New Roman" w:hint="eastAsia"/>
        </w:rPr>
        <w:t>5</w:t>
      </w:r>
      <w:r w:rsidRPr="007671B2">
        <w:rPr>
          <w:rFonts w:ascii="Times New Roman" w:eastAsia="ＭＳ 明朝" w:hAnsi="Times New Roman" w:hint="eastAsia"/>
        </w:rPr>
        <w:t>にそれぞれ東青梅の時間別評価、日別評価を示した。</w:t>
      </w:r>
    </w:p>
    <w:p w14:paraId="354232F3" w14:textId="172A00F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時間後予測の時間値評価では、調和平均に関してベンチマークが最も高い</w:t>
      </w:r>
      <w:r w:rsidRPr="007671B2">
        <w:rPr>
          <w:rFonts w:ascii="Times New Roman" w:eastAsia="ＭＳ 明朝" w:hAnsi="Times New Roman" w:hint="eastAsia"/>
        </w:rPr>
        <w:t>80.714%</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80.443%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に関してベンチマークで最も精度が良い</w:t>
      </w:r>
      <w:r w:rsidRPr="007671B2">
        <w:rPr>
          <w:rFonts w:ascii="Times New Roman" w:eastAsia="ＭＳ 明朝" w:hAnsi="Times New Roman" w:hint="eastAsia"/>
        </w:rPr>
        <w:t>8.869</w:t>
      </w:r>
      <w:r w:rsidRPr="007671B2">
        <w:rPr>
          <w:rFonts w:ascii="Times New Roman" w:eastAsia="ＭＳ 明朝" w:hAnsi="Times New Roman" w:hint="eastAsia"/>
        </w:rPr>
        <w:t>であり、上位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9.505</w:t>
      </w:r>
      <w:r w:rsidRPr="007671B2">
        <w:rPr>
          <w:rFonts w:ascii="Times New Roman" w:eastAsia="ＭＳ 明朝" w:hAnsi="Times New Roman" w:hint="eastAsia"/>
        </w:rPr>
        <w:t>であった。また、日別評価の調和平均に関して、ベンチマークで最も高い</w:t>
      </w:r>
      <w:r w:rsidRPr="007671B2">
        <w:rPr>
          <w:rFonts w:ascii="Times New Roman" w:eastAsia="ＭＳ 明朝" w:hAnsi="Times New Roman" w:hint="eastAsia"/>
        </w:rPr>
        <w:t>82.667%</w:t>
      </w:r>
      <w:r w:rsidRPr="007671B2">
        <w:rPr>
          <w:rFonts w:ascii="Times New Roman" w:eastAsia="ＭＳ 明朝" w:hAnsi="Times New Roman" w:hint="eastAsia"/>
        </w:rPr>
        <w:t>で上位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3</w:t>
      </w:r>
      <w:r w:rsidRPr="007671B2">
        <w:rPr>
          <w:rFonts w:ascii="Times New Roman" w:eastAsia="ＭＳ 明朝" w:hAnsi="Times New Roman" w:hint="eastAsia"/>
        </w:rPr>
        <w:t>番目に高い</w:t>
      </w:r>
      <w:r w:rsidRPr="007671B2">
        <w:rPr>
          <w:rFonts w:ascii="Times New Roman" w:eastAsia="ＭＳ 明朝" w:hAnsi="Times New Roman" w:hint="eastAsia"/>
        </w:rPr>
        <w:t>80.556%</w:t>
      </w:r>
      <w:r w:rsidRPr="007671B2">
        <w:rPr>
          <w:rFonts w:ascii="Times New Roman" w:eastAsia="ＭＳ 明朝" w:hAnsi="Times New Roman" w:hint="eastAsia"/>
        </w:rPr>
        <w:t>であった。時間値評価でベンチマークが最も優れているが、特徴量の数が少なく、精度がそれなりに担保されている上位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47A9631A" w14:textId="0DBE6FA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個に関して</w:t>
      </w:r>
      <w:r w:rsidRPr="007671B2">
        <w:rPr>
          <w:rFonts w:ascii="Times New Roman" w:eastAsia="ＭＳ 明朝" w:hAnsi="Times New Roman" w:hint="eastAsia"/>
        </w:rPr>
        <w:t>70.758%</w:t>
      </w:r>
      <w:r w:rsidRPr="007671B2">
        <w:rPr>
          <w:rFonts w:ascii="Times New Roman" w:eastAsia="ＭＳ 明朝" w:hAnsi="Times New Roman" w:hint="eastAsia"/>
        </w:rPr>
        <w:t>で、次点でベンチマークの</w:t>
      </w:r>
      <w:r w:rsidRPr="007671B2">
        <w:rPr>
          <w:rFonts w:ascii="Times New Roman" w:eastAsia="ＭＳ 明朝" w:hAnsi="Times New Roman" w:hint="eastAsia"/>
        </w:rPr>
        <w:t>70.313%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はベンチマークの</w:t>
      </w:r>
      <w:r w:rsidRPr="007671B2">
        <w:rPr>
          <w:rFonts w:ascii="Times New Roman" w:eastAsia="ＭＳ 明朝" w:hAnsi="Times New Roman" w:hint="eastAsia"/>
        </w:rPr>
        <w:t>11.850</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12.232</w:t>
      </w:r>
      <w:r w:rsidRPr="007671B2">
        <w:rPr>
          <w:rFonts w:ascii="Times New Roman" w:eastAsia="ＭＳ 明朝" w:hAnsi="Times New Roman" w:hint="eastAsia"/>
        </w:rPr>
        <w:t>であった。また、日別評価の調和平均に関して、ベンチマークが最も高い</w:t>
      </w:r>
      <w:r w:rsidRPr="007671B2">
        <w:rPr>
          <w:rFonts w:ascii="Times New Roman" w:eastAsia="ＭＳ 明朝" w:hAnsi="Times New Roman" w:hint="eastAsia"/>
        </w:rPr>
        <w:t>73.846%</w:t>
      </w:r>
      <w:r w:rsidRPr="007671B2">
        <w:rPr>
          <w:rFonts w:ascii="Times New Roman" w:eastAsia="ＭＳ 明朝" w:hAnsi="Times New Roman" w:hint="eastAsia"/>
        </w:rPr>
        <w:t>であり、次点で上位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70.270%</w:t>
      </w:r>
      <w:r w:rsidRPr="007671B2">
        <w:rPr>
          <w:rFonts w:ascii="Times New Roman" w:eastAsia="ＭＳ 明朝" w:hAnsi="Times New Roman" w:hint="eastAsia"/>
        </w:rPr>
        <w:t>であった。ベンチマークより上位</w:t>
      </w:r>
      <w:r w:rsidRPr="007671B2">
        <w:rPr>
          <w:rFonts w:ascii="Times New Roman" w:eastAsia="ＭＳ 明朝" w:hAnsi="Times New Roman" w:hint="eastAsia"/>
        </w:rPr>
        <w:t>30</w:t>
      </w:r>
      <w:r w:rsidRPr="007671B2">
        <w:rPr>
          <w:rFonts w:ascii="Times New Roman" w:eastAsia="ＭＳ 明朝" w:hAnsi="Times New Roman" w:hint="eastAsia"/>
        </w:rPr>
        <w:t>個の方が特徴量の数が少なく、ベンチマークと変わらない精度である。このことか</w:t>
      </w:r>
      <w:r w:rsidRPr="007671B2">
        <w:rPr>
          <w:rFonts w:ascii="Times New Roman" w:eastAsia="ＭＳ 明朝" w:hAnsi="Times New Roman" w:hint="eastAsia"/>
        </w:rPr>
        <w:lastRenderedPageBreak/>
        <w:t>ら、</w:t>
      </w:r>
      <w:r w:rsidRPr="007671B2">
        <w:rPr>
          <w:rFonts w:ascii="Times New Roman" w:eastAsia="ＭＳ 明朝" w:hAnsi="Times New Roman" w:hint="eastAsia"/>
        </w:rPr>
        <w:t>2</w:t>
      </w:r>
      <w:r w:rsidRPr="007671B2">
        <w:rPr>
          <w:rFonts w:ascii="Times New Roman" w:eastAsia="ＭＳ 明朝" w:hAnsi="Times New Roman" w:hint="eastAsia"/>
        </w:rPr>
        <w:t>時間後予測では上位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484BB995" w14:textId="3D694BDB"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個が最も高い</w:t>
      </w:r>
      <w:r w:rsidRPr="007671B2">
        <w:rPr>
          <w:rFonts w:ascii="Times New Roman" w:eastAsia="ＭＳ 明朝" w:hAnsi="Times New Roman" w:hint="eastAsia"/>
        </w:rPr>
        <w:t>58.921%</w:t>
      </w:r>
      <w:r w:rsidRPr="007671B2">
        <w:rPr>
          <w:rFonts w:ascii="Times New Roman" w:eastAsia="ＭＳ 明朝" w:hAnsi="Times New Roman" w:hint="eastAsia"/>
        </w:rPr>
        <w:t>であり、次点でベンチマークの</w:t>
      </w:r>
      <w:r w:rsidRPr="007671B2">
        <w:rPr>
          <w:rFonts w:ascii="Times New Roman" w:eastAsia="ＭＳ 明朝" w:hAnsi="Times New Roman" w:hint="eastAsia"/>
        </w:rPr>
        <w:t>58.559%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14.179</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14.220</w:t>
      </w:r>
      <w:r w:rsidRPr="007671B2">
        <w:rPr>
          <w:rFonts w:ascii="Times New Roman" w:eastAsia="ＭＳ 明朝" w:hAnsi="Times New Roman" w:hint="eastAsia"/>
        </w:rPr>
        <w:t>であった。また、日別評価の調和平均では全データが</w:t>
      </w:r>
      <w:r w:rsidRPr="007671B2">
        <w:rPr>
          <w:rFonts w:ascii="Times New Roman" w:eastAsia="ＭＳ 明朝" w:hAnsi="Times New Roman" w:hint="eastAsia"/>
        </w:rPr>
        <w:t>61.538%</w:t>
      </w:r>
      <w:r w:rsidRPr="007671B2">
        <w:rPr>
          <w:rFonts w:ascii="Times New Roman" w:eastAsia="ＭＳ 明朝" w:hAnsi="Times New Roman" w:hint="eastAsia"/>
        </w:rPr>
        <w:t>であり、上位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Pr="007671B2">
        <w:rPr>
          <w:rFonts w:ascii="Times New Roman" w:eastAsia="ＭＳ 明朝" w:hAnsi="Times New Roman" w:hint="eastAsia"/>
        </w:rPr>
        <w:t>55.385%</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番目に高かった。上位</w:t>
      </w:r>
      <w:r w:rsidRPr="007671B2">
        <w:rPr>
          <w:rFonts w:ascii="Times New Roman" w:eastAsia="ＭＳ 明朝" w:hAnsi="Times New Roman" w:hint="eastAsia"/>
        </w:rPr>
        <w:t>30</w:t>
      </w:r>
      <w:r w:rsidRPr="007671B2">
        <w:rPr>
          <w:rFonts w:ascii="Times New Roman" w:eastAsia="ＭＳ 明朝" w:hAnsi="Times New Roman" w:hint="eastAsia"/>
        </w:rPr>
        <w:t>個に関して時間値、日別で精度が高いため</w:t>
      </w:r>
      <w:r w:rsidRPr="007671B2">
        <w:rPr>
          <w:rFonts w:ascii="Times New Roman" w:eastAsia="ＭＳ 明朝" w:hAnsi="Times New Roman" w:hint="eastAsia"/>
        </w:rPr>
        <w:t>3</w:t>
      </w:r>
      <w:r w:rsidRPr="007671B2">
        <w:rPr>
          <w:rFonts w:ascii="Times New Roman" w:eastAsia="ＭＳ 明朝" w:hAnsi="Times New Roman" w:hint="eastAsia"/>
        </w:rPr>
        <w:t>時間後予測に関して上位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1C1B5A81" w14:textId="77777777" w:rsidR="00FC62B2" w:rsidRPr="007671B2" w:rsidRDefault="00FC62B2" w:rsidP="00FC62B2">
      <w:pPr>
        <w:rPr>
          <w:rFonts w:ascii="Times New Roman" w:eastAsia="ＭＳ 明朝" w:hAnsi="Times New Roman"/>
        </w:rPr>
      </w:pPr>
    </w:p>
    <w:p w14:paraId="606BC461" w14:textId="5AC3B99C"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2A25FC" w:rsidRPr="007671B2">
        <w:rPr>
          <w:rFonts w:ascii="Times New Roman" w:eastAsia="ＭＳ 明朝" w:hAnsi="Times New Roman" w:hint="eastAsia"/>
        </w:rPr>
        <w:t>14</w:t>
      </w:r>
      <w:r w:rsidRPr="007671B2">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17C4C90E"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0CA40C8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8B89E8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57A537C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0A3B0BB9"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5021CA2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68ABC04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524FFAD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36E488B1"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19BEE70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EF6F71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07BB94CE"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6C7768F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689A8131"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64390522"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228A377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463283B4"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09B1CEE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22.517</w:t>
            </w:r>
          </w:p>
        </w:tc>
      </w:tr>
    </w:tbl>
    <w:p w14:paraId="01762E5E" w14:textId="77777777" w:rsidR="00FC62B2" w:rsidRPr="007671B2" w:rsidRDefault="00FC62B2" w:rsidP="00FC62B2">
      <w:pPr>
        <w:jc w:val="center"/>
        <w:rPr>
          <w:rFonts w:ascii="Times New Roman" w:eastAsia="ＭＳ 明朝" w:hAnsi="Times New Roman"/>
        </w:rPr>
      </w:pPr>
    </w:p>
    <w:p w14:paraId="2DDD8F36" w14:textId="77777777" w:rsidR="00FC62B2" w:rsidRPr="007671B2" w:rsidRDefault="00FC62B2" w:rsidP="00FC62B2">
      <w:pPr>
        <w:rPr>
          <w:rFonts w:ascii="Times New Roman" w:eastAsia="ＭＳ 明朝" w:hAnsi="Times New Roman"/>
        </w:rPr>
      </w:pPr>
    </w:p>
    <w:p w14:paraId="27CBD3E6" w14:textId="77777777" w:rsidR="00FC62B2" w:rsidRPr="007671B2" w:rsidRDefault="00FC62B2" w:rsidP="00FC62B2">
      <w:pPr>
        <w:rPr>
          <w:rFonts w:ascii="Times New Roman" w:eastAsia="ＭＳ 明朝" w:hAnsi="Times New Roman"/>
        </w:rPr>
      </w:pPr>
    </w:p>
    <w:p w14:paraId="1FCFDA4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518CF642" w14:textId="083CCEA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hint="eastAsia"/>
        </w:rPr>
        <w:t>1</w:t>
      </w:r>
      <w:r w:rsidR="002A25FC" w:rsidRPr="007671B2">
        <w:rPr>
          <w:rFonts w:ascii="Times New Roman" w:eastAsia="ＭＳ 明朝" w:hAnsi="Times New Roman" w:hint="eastAsia"/>
        </w:rPr>
        <w:t>5</w:t>
      </w:r>
      <w:r w:rsidRPr="007671B2">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2989B2F5"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68E79B3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9895A7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47015B2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329B9E0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17795BEB"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050ABD06"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5984BB8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4A34E46C"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2DCD4A9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D58A0E0"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1D210E5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6AA25A8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31AA39B3"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0DA795A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2D84F14A"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2EB2A2F4"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3C2E2E68"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42.553</w:t>
            </w:r>
          </w:p>
        </w:tc>
      </w:tr>
    </w:tbl>
    <w:p w14:paraId="5A45DB01" w14:textId="77777777" w:rsidR="00FC62B2" w:rsidRPr="007671B2" w:rsidRDefault="00FC62B2" w:rsidP="00FC62B2">
      <w:pPr>
        <w:jc w:val="center"/>
        <w:rPr>
          <w:rFonts w:ascii="Times New Roman" w:eastAsia="ＭＳ 明朝" w:hAnsi="Times New Roman"/>
        </w:rPr>
      </w:pPr>
    </w:p>
    <w:p w14:paraId="1A0E264A"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4EF963F" w14:textId="29462E77" w:rsidR="00FC62B2" w:rsidRPr="007671B2" w:rsidRDefault="00D90851" w:rsidP="00D90851">
      <w:pPr>
        <w:pStyle w:val="2"/>
        <w:rPr>
          <w:rFonts w:ascii="Times New Roman" w:eastAsia="ＭＳ 明朝" w:hAnsi="Times New Roman"/>
          <w:sz w:val="21"/>
          <w:szCs w:val="21"/>
        </w:rPr>
      </w:pPr>
      <w:bookmarkStart w:id="26" w:name="_Toc189069610"/>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5</w:t>
      </w:r>
      <w:r w:rsidR="00003686"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所沢</w:t>
      </w:r>
      <w:bookmarkEnd w:id="26"/>
    </w:p>
    <w:p w14:paraId="44AF5455" w14:textId="659AE559" w:rsidR="002A25FC" w:rsidRPr="007671B2" w:rsidRDefault="002A25FC" w:rsidP="002A25FC">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所沢</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の特徴量と対応している。</w:t>
      </w:r>
    </w:p>
    <w:p w14:paraId="15431CBE" w14:textId="77777777" w:rsidR="002A25FC" w:rsidRPr="007671B2" w:rsidRDefault="002A25FC" w:rsidP="002A25FC">
      <w:pPr>
        <w:rPr>
          <w:rFonts w:ascii="Times New Roman" w:eastAsia="ＭＳ 明朝" w:hAnsi="Times New Roman"/>
        </w:rPr>
      </w:pPr>
    </w:p>
    <w:p w14:paraId="4D43FF8B" w14:textId="4A0C975D" w:rsidR="002A25FC" w:rsidRPr="007671B2" w:rsidRDefault="002A25FC" w:rsidP="002A25FC">
      <w:pPr>
        <w:pStyle w:val="a9"/>
        <w:ind w:left="360"/>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6</w:t>
      </w:r>
      <w:r w:rsidRPr="007671B2">
        <w:rPr>
          <w:rFonts w:ascii="Times New Roman" w:eastAsia="ＭＳ 明朝" w:hAnsi="Times New Roman" w:hint="eastAsia"/>
        </w:rPr>
        <w:t xml:space="preserve">　</w:t>
      </w:r>
      <w:r w:rsidR="00CF658F" w:rsidRPr="007671B2">
        <w:rPr>
          <w:rFonts w:ascii="Times New Roman" w:eastAsia="ＭＳ 明朝" w:hAnsi="Times New Roman" w:hint="eastAsia"/>
        </w:rPr>
        <w:t>所沢</w:t>
      </w:r>
      <w:r w:rsidRPr="007671B2">
        <w:rPr>
          <w:rFonts w:ascii="Times New Roman" w:eastAsia="ＭＳ 明朝" w:hAnsi="Times New Roman" w:hint="eastAsia"/>
        </w:rPr>
        <w:t>における特徴量詳細</w:t>
      </w:r>
    </w:p>
    <w:p w14:paraId="3BDF135A" w14:textId="20B82DFD" w:rsidR="00534666" w:rsidRPr="007671B2" w:rsidRDefault="00CF1AAF" w:rsidP="008706A6">
      <w:pPr>
        <w:pStyle w:val="a9"/>
        <w:ind w:left="360"/>
        <w:jc w:val="center"/>
        <w:rPr>
          <w:rFonts w:ascii="Times New Roman" w:eastAsia="ＭＳ 明朝" w:hAnsi="Times New Roman"/>
        </w:rPr>
      </w:pPr>
      <w:r w:rsidRPr="007671B2">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663C368" w14:textId="2BDF9836" w:rsidR="00FC62B2" w:rsidRPr="007671B2" w:rsidRDefault="00FC62B2" w:rsidP="008706A6">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7</w:t>
      </w:r>
      <w:r w:rsidRPr="007671B2">
        <w:rPr>
          <w:rFonts w:ascii="Times New Roman" w:eastAsia="ＭＳ 明朝" w:hAnsi="Times New Roman" w:hint="eastAsia"/>
        </w:rPr>
        <w:t>、</w:t>
      </w:r>
      <w:r w:rsidRPr="007671B2">
        <w:rPr>
          <w:rFonts w:ascii="Times New Roman" w:eastAsia="ＭＳ 明朝" w:hAnsi="Times New Roman" w:hint="eastAsia"/>
        </w:rPr>
        <w:t>1</w:t>
      </w:r>
      <w:r w:rsidR="00CF658F" w:rsidRPr="007671B2">
        <w:rPr>
          <w:rFonts w:ascii="Times New Roman" w:eastAsia="ＭＳ 明朝" w:hAnsi="Times New Roman" w:hint="eastAsia"/>
        </w:rPr>
        <w:t>8</w:t>
      </w:r>
      <w:r w:rsidRPr="007671B2">
        <w:rPr>
          <w:rFonts w:ascii="Times New Roman" w:eastAsia="ＭＳ 明朝" w:hAnsi="Times New Roman" w:hint="eastAsia"/>
        </w:rPr>
        <w:t>にそれぞれ東青梅の時間別評価、日別評価を示した。</w:t>
      </w:r>
    </w:p>
    <w:p w14:paraId="2C4C426D" w14:textId="2C53AEE4"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w:t>
      </w:r>
      <w:r w:rsidRPr="007671B2">
        <w:rPr>
          <w:rFonts w:ascii="Times New Roman" w:eastAsia="ＭＳ 明朝" w:hAnsi="Times New Roman" w:hint="eastAsia"/>
        </w:rPr>
        <w:t>78.049%</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77.419%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では、高低上位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10.061</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10.117</w:t>
      </w:r>
      <w:r w:rsidRPr="007671B2">
        <w:rPr>
          <w:rFonts w:ascii="Times New Roman" w:eastAsia="ＭＳ 明朝" w:hAnsi="Times New Roman" w:hint="eastAsia"/>
        </w:rPr>
        <w:t>であった。また、日別評価の調和平均に関して全データの</w:t>
      </w:r>
      <w:r w:rsidRPr="007671B2">
        <w:rPr>
          <w:rFonts w:ascii="Times New Roman" w:eastAsia="ＭＳ 明朝" w:hAnsi="Times New Roman" w:hint="eastAsia"/>
        </w:rPr>
        <w:t>85.000%</w:t>
      </w:r>
      <w:r w:rsidRPr="007671B2">
        <w:rPr>
          <w:rFonts w:ascii="Times New Roman" w:eastAsia="ＭＳ 明朝" w:hAnsi="Times New Roman" w:hint="eastAsia"/>
        </w:rPr>
        <w:t>であり、上位</w:t>
      </w:r>
      <w:r w:rsidRPr="007671B2">
        <w:rPr>
          <w:rFonts w:ascii="Times New Roman" w:eastAsia="ＭＳ 明朝" w:hAnsi="Times New Roman" w:hint="eastAsia"/>
        </w:rPr>
        <w:t>10</w:t>
      </w:r>
      <w:r w:rsidRPr="007671B2">
        <w:rPr>
          <w:rFonts w:ascii="Times New Roman" w:eastAsia="ＭＳ 明朝" w:hAnsi="Times New Roman" w:hint="eastAsia"/>
        </w:rPr>
        <w:t>個は</w:t>
      </w:r>
      <w:r w:rsidRPr="007671B2">
        <w:rPr>
          <w:rFonts w:ascii="Times New Roman" w:eastAsia="ＭＳ 明朝" w:hAnsi="Times New Roman" w:hint="eastAsia"/>
        </w:rPr>
        <w:t>78.378%</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番目に高い値であった。時間別、日別ともに精度が高い上位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049D1AAE" w14:textId="5A140549"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66.418%</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65.979%</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個に関して</w:t>
      </w:r>
      <w:r w:rsidRPr="007671B2">
        <w:rPr>
          <w:rFonts w:ascii="Times New Roman" w:eastAsia="ＭＳ 明朝" w:hAnsi="Times New Roman" w:hint="eastAsia"/>
        </w:rPr>
        <w:t>13.625</w:t>
      </w:r>
      <w:r w:rsidRPr="007671B2">
        <w:rPr>
          <w:rFonts w:ascii="Times New Roman" w:eastAsia="ＭＳ 明朝" w:hAnsi="Times New Roman" w:hint="eastAsia"/>
        </w:rPr>
        <w:t>で最も精度がよい。また、日別評価の調和平均に関しても上位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70.130</w:t>
      </w:r>
      <w:r w:rsidRPr="007671B2">
        <w:rPr>
          <w:rFonts w:ascii="Times New Roman" w:eastAsia="ＭＳ 明朝" w:hAnsi="Times New Roman" w:hint="eastAsia"/>
        </w:rPr>
        <w:t>で最も精度が良い。時間別、日別において精度がよい上位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1A1538D7" w14:textId="3BCCD46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時間後予測の時間値評価では、調和平均に関して全データの</w:t>
      </w:r>
      <w:r w:rsidRPr="007671B2">
        <w:rPr>
          <w:rFonts w:ascii="Times New Roman" w:eastAsia="ＭＳ 明朝" w:hAnsi="Times New Roman" w:hint="eastAsia"/>
        </w:rPr>
        <w:t>54.694%</w:t>
      </w:r>
      <w:r w:rsidRPr="007671B2">
        <w:rPr>
          <w:rFonts w:ascii="Times New Roman" w:eastAsia="ＭＳ 明朝" w:hAnsi="Times New Roman" w:hint="eastAsia"/>
        </w:rPr>
        <w:t>で最も高く、次点で高低上位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51.883%</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18.964</w:t>
      </w:r>
      <w:r w:rsidRPr="007671B2">
        <w:rPr>
          <w:rFonts w:ascii="Times New Roman" w:eastAsia="ＭＳ 明朝" w:hAnsi="Times New Roman" w:hint="eastAsia"/>
        </w:rPr>
        <w:t>で最も精度がよい。また、日別評価の調和平均では上位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55.882%</w:t>
      </w:r>
      <w:r w:rsidRPr="007671B2">
        <w:rPr>
          <w:rFonts w:ascii="Times New Roman" w:eastAsia="ＭＳ 明朝" w:hAnsi="Times New Roman" w:hint="eastAsia"/>
        </w:rPr>
        <w:t>で最も高く、高低上位</w:t>
      </w:r>
      <w:r w:rsidRPr="007671B2">
        <w:rPr>
          <w:rFonts w:ascii="Times New Roman" w:eastAsia="ＭＳ 明朝" w:hAnsi="Times New Roman" w:hint="eastAsia"/>
        </w:rPr>
        <w:lastRenderedPageBreak/>
        <w:t>20</w:t>
      </w:r>
      <w:r w:rsidRPr="007671B2">
        <w:rPr>
          <w:rFonts w:ascii="Times New Roman" w:eastAsia="ＭＳ 明朝" w:hAnsi="Times New Roman" w:hint="eastAsia"/>
        </w:rPr>
        <w:t>個は</w:t>
      </w:r>
      <w:r w:rsidRPr="007671B2">
        <w:rPr>
          <w:rFonts w:ascii="Times New Roman" w:eastAsia="ＭＳ 明朝" w:hAnsi="Times New Roman" w:hint="eastAsia"/>
        </w:rPr>
        <w:t>48.387%</w:t>
      </w:r>
      <w:r w:rsidRPr="007671B2">
        <w:rPr>
          <w:rFonts w:ascii="Times New Roman" w:eastAsia="ＭＳ 明朝" w:hAnsi="Times New Roman" w:hint="eastAsia"/>
        </w:rPr>
        <w:t>と</w:t>
      </w:r>
      <w:r w:rsidRPr="007671B2">
        <w:rPr>
          <w:rFonts w:ascii="Times New Roman" w:eastAsia="ＭＳ 明朝" w:hAnsi="Times New Roman" w:hint="eastAsia"/>
        </w:rPr>
        <w:t>3</w:t>
      </w:r>
      <w:r w:rsidRPr="007671B2">
        <w:rPr>
          <w:rFonts w:ascii="Times New Roman" w:eastAsia="ＭＳ 明朝" w:hAnsi="Times New Roman" w:hint="eastAsia"/>
        </w:rPr>
        <w:t>番目に高い。高低上位</w:t>
      </w:r>
      <w:r w:rsidRPr="007671B2">
        <w:rPr>
          <w:rFonts w:ascii="Times New Roman" w:eastAsia="ＭＳ 明朝" w:hAnsi="Times New Roman" w:hint="eastAsia"/>
        </w:rPr>
        <w:t>20</w:t>
      </w:r>
      <w:r w:rsidRPr="007671B2">
        <w:rPr>
          <w:rFonts w:ascii="Times New Roman" w:eastAsia="ＭＳ 明朝" w:hAnsi="Times New Roman" w:hint="eastAsia"/>
        </w:rPr>
        <w:t>個に関して時間値、日別評価で精度がある程度担保されて特徴量が少ない。そのため、高低上位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B32495A" w14:textId="77777777" w:rsidR="00FC62B2" w:rsidRPr="007671B2" w:rsidRDefault="00FC62B2" w:rsidP="00FC62B2">
      <w:pPr>
        <w:rPr>
          <w:rFonts w:ascii="Times New Roman" w:eastAsia="ＭＳ 明朝" w:hAnsi="Times New Roman"/>
        </w:rPr>
      </w:pPr>
    </w:p>
    <w:p w14:paraId="1334D2D9" w14:textId="7CFE465B"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w:t>
      </w:r>
      <w:r w:rsidR="00CF658F" w:rsidRPr="007671B2">
        <w:rPr>
          <w:rFonts w:ascii="Times New Roman" w:eastAsia="ＭＳ 明朝" w:hAnsi="Times New Roman" w:hint="eastAsia"/>
        </w:rPr>
        <w:t>7</w:t>
      </w:r>
      <w:r w:rsidRPr="007671B2">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57701354"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4E59B49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2B32DE6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5F9FD3E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EB2FE2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601E9793"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5F84103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7BC009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15D7ECE5"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1B773C33"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52B2E8C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0F168CB1"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3EE18E9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46B337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12BD88FF"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2966DE7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2F82203C"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6A402E2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18.964</w:t>
            </w:r>
          </w:p>
        </w:tc>
      </w:tr>
    </w:tbl>
    <w:p w14:paraId="0141695C" w14:textId="77777777" w:rsidR="00FC62B2" w:rsidRPr="007671B2" w:rsidRDefault="00FC62B2" w:rsidP="00FC62B2">
      <w:pPr>
        <w:jc w:val="center"/>
        <w:rPr>
          <w:rFonts w:ascii="Times New Roman" w:eastAsia="ＭＳ 明朝" w:hAnsi="Times New Roman"/>
        </w:rPr>
      </w:pPr>
    </w:p>
    <w:p w14:paraId="45739B61" w14:textId="77777777" w:rsidR="00FC62B2" w:rsidRPr="007671B2" w:rsidRDefault="00FC62B2" w:rsidP="00FC62B2">
      <w:pPr>
        <w:rPr>
          <w:rFonts w:ascii="Times New Roman" w:eastAsia="ＭＳ 明朝" w:hAnsi="Times New Roman"/>
        </w:rPr>
      </w:pPr>
    </w:p>
    <w:p w14:paraId="7F1CB17A" w14:textId="77777777" w:rsidR="00FC62B2" w:rsidRPr="007671B2" w:rsidRDefault="00FC62B2" w:rsidP="00FC62B2">
      <w:pPr>
        <w:rPr>
          <w:rFonts w:ascii="Times New Roman" w:eastAsia="ＭＳ 明朝" w:hAnsi="Times New Roman"/>
        </w:rPr>
      </w:pPr>
    </w:p>
    <w:p w14:paraId="3DCE74FE"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0AD18771" w14:textId="77F6455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Pr="007671B2">
        <w:rPr>
          <w:rFonts w:ascii="Times New Roman" w:eastAsia="ＭＳ 明朝" w:hAnsi="Times New Roman" w:hint="eastAsia"/>
        </w:rPr>
        <w:t>1</w:t>
      </w:r>
      <w:r w:rsidR="00CF658F" w:rsidRPr="007671B2">
        <w:rPr>
          <w:rFonts w:ascii="Times New Roman" w:eastAsia="ＭＳ 明朝" w:hAnsi="Times New Roman" w:hint="eastAsia"/>
        </w:rPr>
        <w:t>8</w:t>
      </w:r>
      <w:r w:rsidRPr="007671B2">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3D1857DE"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2B0DD4B5"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13DF65D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12F2D734"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0F8C727A"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0462BAA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3961E18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26A4CDF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5910ED9B"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14C4815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4BB797EC"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4C7C8B8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22967560"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060AAC12"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2C8E0BF8"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3740A8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337B7A29"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5ADF8F76"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48.387</w:t>
            </w:r>
          </w:p>
        </w:tc>
      </w:tr>
    </w:tbl>
    <w:p w14:paraId="7D381988" w14:textId="77777777" w:rsidR="00FC62B2" w:rsidRPr="007671B2" w:rsidRDefault="00FC62B2" w:rsidP="00FC62B2">
      <w:pPr>
        <w:jc w:val="center"/>
        <w:rPr>
          <w:rFonts w:ascii="Times New Roman" w:eastAsia="ＭＳ 明朝" w:hAnsi="Times New Roman"/>
        </w:rPr>
      </w:pPr>
    </w:p>
    <w:p w14:paraId="6C386107" w14:textId="77777777" w:rsidR="00FC62B2" w:rsidRPr="007671B2" w:rsidRDefault="00FC62B2" w:rsidP="00FC62B2">
      <w:pPr>
        <w:rPr>
          <w:rFonts w:ascii="Times New Roman" w:eastAsia="ＭＳ 明朝" w:hAnsi="Times New Roman"/>
        </w:rPr>
      </w:pPr>
    </w:p>
    <w:p w14:paraId="0900CC1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3862F2C2" w14:textId="6A1151DA" w:rsidR="00CF658F" w:rsidRPr="007671B2" w:rsidRDefault="00D90851" w:rsidP="00D90851">
      <w:pPr>
        <w:pStyle w:val="2"/>
        <w:rPr>
          <w:rFonts w:ascii="Times New Roman" w:eastAsia="ＭＳ 明朝" w:hAnsi="Times New Roman"/>
          <w:sz w:val="21"/>
          <w:szCs w:val="21"/>
        </w:rPr>
      </w:pPr>
      <w:bookmarkStart w:id="27" w:name="_Toc189069611"/>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6</w:t>
      </w:r>
      <w:r w:rsidR="00003686"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草加</w:t>
      </w:r>
      <w:bookmarkEnd w:id="27"/>
    </w:p>
    <w:p w14:paraId="28DDB704" w14:textId="75B65B55" w:rsidR="00CF658F" w:rsidRPr="007671B2" w:rsidRDefault="00CF658F" w:rsidP="00CF658F">
      <w:pPr>
        <w:ind w:firstLineChars="100" w:firstLine="210"/>
        <w:rPr>
          <w:rFonts w:ascii="Times New Roman" w:eastAsia="ＭＳ 明朝" w:hAnsi="Times New Roman"/>
        </w:rPr>
      </w:pPr>
      <w:bookmarkStart w:id="28" w:name="_Hlk185950218"/>
      <w:r w:rsidRPr="007671B2">
        <w:rPr>
          <w:rFonts w:ascii="Times New Roman" w:eastAsia="ＭＳ 明朝" w:hAnsi="Times New Roman" w:hint="eastAsia"/>
        </w:rPr>
        <w:t>表</w:t>
      </w:r>
      <w:r w:rsidRPr="007671B2">
        <w:rPr>
          <w:rFonts w:ascii="Times New Roman" w:eastAsia="ＭＳ 明朝" w:hAnsi="Times New Roman" w:hint="eastAsia"/>
        </w:rPr>
        <w:t>19</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草加</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19</w:t>
      </w:r>
      <w:r w:rsidRPr="007671B2">
        <w:rPr>
          <w:rFonts w:ascii="Times New Roman" w:eastAsia="ＭＳ 明朝" w:hAnsi="Times New Roman" w:hint="eastAsia"/>
        </w:rPr>
        <w:t>の特徴量と対応している。</w:t>
      </w:r>
    </w:p>
    <w:p w14:paraId="5CC2D377" w14:textId="77777777" w:rsidR="00CF658F" w:rsidRPr="007671B2" w:rsidRDefault="00CF658F" w:rsidP="00CF658F">
      <w:pPr>
        <w:rPr>
          <w:rFonts w:ascii="Times New Roman" w:eastAsia="ＭＳ 明朝" w:hAnsi="Times New Roman"/>
        </w:rPr>
      </w:pPr>
    </w:p>
    <w:p w14:paraId="39377338" w14:textId="48A10B71" w:rsidR="00CF658F" w:rsidRPr="007671B2" w:rsidRDefault="00CF658F" w:rsidP="00CF658F">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19</w:t>
      </w:r>
      <w:r w:rsidRPr="007671B2">
        <w:rPr>
          <w:rFonts w:ascii="Times New Roman" w:eastAsia="ＭＳ 明朝" w:hAnsi="Times New Roman" w:hint="eastAsia"/>
        </w:rPr>
        <w:t xml:space="preserve">　草加における特徴量詳細</w:t>
      </w:r>
    </w:p>
    <w:bookmarkEnd w:id="28"/>
    <w:p w14:paraId="68CD0817" w14:textId="651185C3" w:rsidR="00CF658F" w:rsidRPr="007671B2" w:rsidRDefault="00CF1AAF" w:rsidP="00CF658F">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7671B2" w:rsidRDefault="00CF658F" w:rsidP="00CF658F">
      <w:pPr>
        <w:rPr>
          <w:rFonts w:ascii="Times New Roman" w:eastAsia="ＭＳ 明朝" w:hAnsi="Times New Roman"/>
        </w:rPr>
      </w:pPr>
    </w:p>
    <w:p w14:paraId="78EA98CA" w14:textId="003AB19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CF658F" w:rsidRPr="007671B2">
        <w:rPr>
          <w:rFonts w:ascii="Times New Roman" w:eastAsia="ＭＳ 明朝" w:hAnsi="Times New Roman" w:hint="eastAsia"/>
        </w:rPr>
        <w:t>20</w:t>
      </w:r>
      <w:r w:rsidRPr="007671B2">
        <w:rPr>
          <w:rFonts w:ascii="Times New Roman" w:eastAsia="ＭＳ 明朝" w:hAnsi="Times New Roman" w:hint="eastAsia"/>
        </w:rPr>
        <w:t>、</w:t>
      </w:r>
      <w:r w:rsidR="00CF658F" w:rsidRPr="007671B2">
        <w:rPr>
          <w:rFonts w:ascii="Times New Roman" w:eastAsia="ＭＳ 明朝" w:hAnsi="Times New Roman" w:hint="eastAsia"/>
        </w:rPr>
        <w:t>21</w:t>
      </w:r>
      <w:r w:rsidRPr="007671B2">
        <w:rPr>
          <w:rFonts w:ascii="Times New Roman" w:eastAsia="ＭＳ 明朝" w:hAnsi="Times New Roman" w:hint="eastAsia"/>
        </w:rPr>
        <w:t>にそれぞれ東青梅の時間別評価、日別評価を示した。</w:t>
      </w:r>
    </w:p>
    <w:p w14:paraId="5AF47C03" w14:textId="1EA1288C"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時間後予測の時間値評価では、調和平均に関して全データの</w:t>
      </w:r>
      <w:r w:rsidRPr="007671B2">
        <w:rPr>
          <w:rFonts w:ascii="Times New Roman" w:eastAsia="ＭＳ 明朝" w:hAnsi="Times New Roman" w:hint="eastAsia"/>
        </w:rPr>
        <w:t>74.126%</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72.727%</w:t>
      </w:r>
      <w:r w:rsidRPr="007671B2">
        <w:rPr>
          <w:rFonts w:ascii="Times New Roman" w:eastAsia="ＭＳ 明朝" w:hAnsi="Times New Roman" w:hint="eastAsia"/>
        </w:rPr>
        <w:t>で高い。高濃度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11.399</w:t>
      </w:r>
      <w:r w:rsidRPr="007671B2">
        <w:rPr>
          <w:rFonts w:ascii="Times New Roman" w:eastAsia="ＭＳ 明朝" w:hAnsi="Times New Roman" w:hint="eastAsia"/>
        </w:rPr>
        <w:t>で最も精度が良く、次点で上位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11.564</w:t>
      </w:r>
      <w:r w:rsidRPr="007671B2">
        <w:rPr>
          <w:rFonts w:ascii="Times New Roman" w:eastAsia="ＭＳ 明朝" w:hAnsi="Times New Roman" w:hint="eastAsia"/>
        </w:rPr>
        <w:t>であった。また、日別評価の調和平均に関して全データの</w:t>
      </w:r>
      <w:r w:rsidRPr="007671B2">
        <w:rPr>
          <w:rFonts w:ascii="Times New Roman" w:eastAsia="ＭＳ 明朝" w:hAnsi="Times New Roman" w:hint="eastAsia"/>
        </w:rPr>
        <w:t>71.429%</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69.565%</w:t>
      </w:r>
      <w:r w:rsidRPr="007671B2">
        <w:rPr>
          <w:rFonts w:ascii="Times New Roman" w:eastAsia="ＭＳ 明朝" w:hAnsi="Times New Roman" w:hint="eastAsia"/>
        </w:rPr>
        <w:t>であった。上位</w:t>
      </w:r>
      <w:r w:rsidRPr="007671B2">
        <w:rPr>
          <w:rFonts w:ascii="Times New Roman" w:eastAsia="ＭＳ 明朝" w:hAnsi="Times New Roman" w:hint="eastAsia"/>
        </w:rPr>
        <w:t>20</w:t>
      </w:r>
      <w:r w:rsidRPr="007671B2">
        <w:rPr>
          <w:rFonts w:ascii="Times New Roman" w:eastAsia="ＭＳ 明朝" w:hAnsi="Times New Roman" w:hint="eastAsia"/>
        </w:rPr>
        <w:t>個において精度が担保されており、特徴量の数が少ない。そのため、上位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70465807" w14:textId="5850CF59"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67.133%</w:t>
      </w:r>
      <w:r w:rsidRPr="007671B2">
        <w:rPr>
          <w:rFonts w:ascii="Times New Roman" w:eastAsia="ＭＳ 明朝" w:hAnsi="Times New Roman" w:hint="eastAsia"/>
        </w:rPr>
        <w:t>で最も高い。高濃度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に関して、全データの</w:t>
      </w:r>
      <w:r w:rsidRPr="007671B2">
        <w:rPr>
          <w:rFonts w:ascii="Times New Roman" w:eastAsia="ＭＳ 明朝" w:hAnsi="Times New Roman" w:hint="eastAsia"/>
        </w:rPr>
        <w:t>15.383</w:t>
      </w:r>
      <w:r w:rsidRPr="007671B2">
        <w:rPr>
          <w:rFonts w:ascii="Times New Roman" w:eastAsia="ＭＳ 明朝" w:hAnsi="Times New Roman" w:hint="eastAsia"/>
        </w:rPr>
        <w:t>で最も精度がよく、上位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17.075</w:t>
      </w:r>
      <w:r w:rsidRPr="007671B2">
        <w:rPr>
          <w:rFonts w:ascii="Times New Roman" w:eastAsia="ＭＳ 明朝" w:hAnsi="Times New Roman" w:hint="eastAsia"/>
        </w:rPr>
        <w:t>で</w:t>
      </w:r>
      <w:r w:rsidRPr="007671B2">
        <w:rPr>
          <w:rFonts w:ascii="Times New Roman" w:eastAsia="ＭＳ 明朝" w:hAnsi="Times New Roman" w:hint="eastAsia"/>
        </w:rPr>
        <w:t>3</w:t>
      </w:r>
      <w:r w:rsidRPr="007671B2">
        <w:rPr>
          <w:rFonts w:ascii="Times New Roman" w:eastAsia="ＭＳ 明朝" w:hAnsi="Times New Roman" w:hint="eastAsia"/>
        </w:rPr>
        <w:t>番目に精度がよい。また、日別評価の調和平均に関して上位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58.537%</w:t>
      </w:r>
      <w:r w:rsidRPr="007671B2">
        <w:rPr>
          <w:rFonts w:ascii="Times New Roman" w:eastAsia="ＭＳ 明朝" w:hAnsi="Times New Roman" w:hint="eastAsia"/>
        </w:rPr>
        <w:t>で最も高かった。上位</w:t>
      </w:r>
      <w:r w:rsidRPr="007671B2">
        <w:rPr>
          <w:rFonts w:ascii="Times New Roman" w:eastAsia="ＭＳ 明朝" w:hAnsi="Times New Roman" w:hint="eastAsia"/>
        </w:rPr>
        <w:t>20</w:t>
      </w:r>
      <w:r w:rsidRPr="007671B2">
        <w:rPr>
          <w:rFonts w:ascii="Times New Roman" w:eastAsia="ＭＳ 明朝" w:hAnsi="Times New Roman" w:hint="eastAsia"/>
        </w:rPr>
        <w:t>個において精度が良く、特徴量の数が少ない。そのため、上位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2</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55ABF5AF" w14:textId="4A8EA30A"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lastRenderedPageBreak/>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58.824%</w:t>
      </w:r>
      <w:r w:rsidRPr="007671B2">
        <w:rPr>
          <w:rFonts w:ascii="Times New Roman" w:eastAsia="ＭＳ 明朝" w:hAnsi="Times New Roman" w:hint="eastAsia"/>
        </w:rPr>
        <w:t>で最も高い。高濃度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18.636</w:t>
      </w:r>
      <w:r w:rsidRPr="007671B2">
        <w:rPr>
          <w:rFonts w:ascii="Times New Roman" w:eastAsia="ＭＳ 明朝" w:hAnsi="Times New Roman" w:hint="eastAsia"/>
        </w:rPr>
        <w:t>で最も精度が良い。また、日別評価の調和平均に関して上位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50.000%</w:t>
      </w:r>
      <w:r w:rsidRPr="007671B2">
        <w:rPr>
          <w:rFonts w:ascii="Times New Roman" w:eastAsia="ＭＳ 明朝" w:hAnsi="Times New Roman" w:hint="eastAsia"/>
        </w:rPr>
        <w:t>で最も高く、高低上位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45.714%</w:t>
      </w:r>
      <w:r w:rsidRPr="007671B2">
        <w:rPr>
          <w:rFonts w:ascii="Times New Roman" w:eastAsia="ＭＳ 明朝" w:hAnsi="Times New Roman" w:hint="eastAsia"/>
        </w:rPr>
        <w:t>と</w:t>
      </w:r>
      <w:r w:rsidRPr="007671B2">
        <w:rPr>
          <w:rFonts w:ascii="Times New Roman" w:eastAsia="ＭＳ 明朝" w:hAnsi="Times New Roman" w:hint="eastAsia"/>
        </w:rPr>
        <w:t>3</w:t>
      </w:r>
      <w:r w:rsidRPr="007671B2">
        <w:rPr>
          <w:rFonts w:ascii="Times New Roman" w:eastAsia="ＭＳ 明朝" w:hAnsi="Times New Roman" w:hint="eastAsia"/>
        </w:rPr>
        <w:t>番目に高い。高低上位</w:t>
      </w:r>
      <w:r w:rsidRPr="007671B2">
        <w:rPr>
          <w:rFonts w:ascii="Times New Roman" w:eastAsia="ＭＳ 明朝" w:hAnsi="Times New Roman" w:hint="eastAsia"/>
        </w:rPr>
        <w:t>20</w:t>
      </w:r>
      <w:r w:rsidRPr="007671B2">
        <w:rPr>
          <w:rFonts w:ascii="Times New Roman" w:eastAsia="ＭＳ 明朝" w:hAnsi="Times New Roman" w:hint="eastAsia"/>
        </w:rPr>
        <w:t>個において時間別、日別において精度がよい。そのため、高低上位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であると考える。</w:t>
      </w:r>
    </w:p>
    <w:p w14:paraId="6EE1C45F" w14:textId="77777777" w:rsidR="00FC62B2" w:rsidRPr="007671B2" w:rsidRDefault="00FC62B2" w:rsidP="00FC62B2">
      <w:pPr>
        <w:rPr>
          <w:rFonts w:ascii="Times New Roman" w:eastAsia="ＭＳ 明朝" w:hAnsi="Times New Roman"/>
        </w:rPr>
      </w:pPr>
    </w:p>
    <w:p w14:paraId="663755BD" w14:textId="5D5C0A6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CF658F" w:rsidRPr="007671B2">
        <w:rPr>
          <w:rFonts w:ascii="Times New Roman" w:eastAsia="ＭＳ 明朝" w:hAnsi="Times New Roman" w:hint="eastAsia"/>
        </w:rPr>
        <w:t>20</w:t>
      </w:r>
      <w:r w:rsidRPr="007671B2">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19328AC2"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D851249"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1D6DDB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03CB815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4578AD5A"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0B3662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0504D8E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5543907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37FAEEF3"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0FD8EFF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4C11570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5D0D8E9E"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67219BDB"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32E38A54"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1E232588"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1750328D"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4DC7DF51"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2E635EAF"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18.636</w:t>
            </w:r>
          </w:p>
        </w:tc>
      </w:tr>
    </w:tbl>
    <w:p w14:paraId="7D9C1758" w14:textId="77777777" w:rsidR="00FC62B2" w:rsidRPr="007671B2" w:rsidRDefault="00FC62B2" w:rsidP="00FC62B2">
      <w:pPr>
        <w:jc w:val="center"/>
        <w:rPr>
          <w:rFonts w:ascii="Times New Roman" w:eastAsia="ＭＳ 明朝" w:hAnsi="Times New Roman"/>
        </w:rPr>
      </w:pPr>
    </w:p>
    <w:p w14:paraId="4DC55783"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683882B4" w14:textId="7EA2FCB3"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CF658F" w:rsidRPr="007671B2">
        <w:rPr>
          <w:rFonts w:ascii="Times New Roman" w:eastAsia="ＭＳ 明朝" w:hAnsi="Times New Roman" w:hint="eastAsia"/>
        </w:rPr>
        <w:t>21</w:t>
      </w:r>
      <w:r w:rsidRPr="007671B2">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2BBFD4E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1CA94623"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51EC5D80"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6FD6E97F"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045BDAA3"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5C43442B"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020AB64D"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590EB8F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6DE8CA9E"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43504F45"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6400DEE"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0666EB60"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512C67BC"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0825252"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6A941CF4"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3F3A4209"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6D2CE068"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2999D58A"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45.714</w:t>
            </w:r>
          </w:p>
        </w:tc>
      </w:tr>
    </w:tbl>
    <w:p w14:paraId="01A7FBD2" w14:textId="77777777" w:rsidR="00FC62B2" w:rsidRPr="007671B2" w:rsidRDefault="00FC62B2" w:rsidP="00FC62B2">
      <w:pPr>
        <w:jc w:val="center"/>
        <w:rPr>
          <w:rFonts w:ascii="Times New Roman" w:eastAsia="ＭＳ 明朝" w:hAnsi="Times New Roman"/>
        </w:rPr>
      </w:pPr>
    </w:p>
    <w:p w14:paraId="24745718" w14:textId="77777777" w:rsidR="00FC62B2" w:rsidRPr="007671B2" w:rsidRDefault="00FC62B2" w:rsidP="00FC62B2">
      <w:pPr>
        <w:rPr>
          <w:rFonts w:ascii="Times New Roman" w:eastAsia="ＭＳ 明朝" w:hAnsi="Times New Roman"/>
        </w:rPr>
      </w:pPr>
    </w:p>
    <w:p w14:paraId="1E3E0937" w14:textId="77777777" w:rsidR="00FC62B2" w:rsidRPr="007671B2" w:rsidRDefault="00FC62B2" w:rsidP="00FC62B2">
      <w:pPr>
        <w:rPr>
          <w:rFonts w:ascii="Times New Roman" w:eastAsia="ＭＳ 明朝" w:hAnsi="Times New Roman"/>
        </w:rPr>
      </w:pPr>
    </w:p>
    <w:p w14:paraId="72CB4675"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CF44B9F" w14:textId="3CFFCD43" w:rsidR="00FC62B2" w:rsidRPr="007671B2" w:rsidRDefault="00003686" w:rsidP="00D90851">
      <w:pPr>
        <w:pStyle w:val="2"/>
        <w:rPr>
          <w:rFonts w:ascii="Times New Roman" w:eastAsia="ＭＳ 明朝" w:hAnsi="Times New Roman"/>
          <w:sz w:val="21"/>
          <w:szCs w:val="21"/>
        </w:rPr>
      </w:pPr>
      <w:bookmarkStart w:id="29" w:name="_Toc189069612"/>
      <w:r w:rsidRPr="007671B2">
        <w:rPr>
          <w:rFonts w:ascii="Times New Roman" w:eastAsia="ＭＳ 明朝" w:hAnsi="Times New Roman" w:hint="eastAsia"/>
          <w:sz w:val="21"/>
          <w:szCs w:val="21"/>
        </w:rPr>
        <w:lastRenderedPageBreak/>
        <w:t>4</w:t>
      </w:r>
      <w:r w:rsidR="00D90851" w:rsidRPr="007671B2">
        <w:rPr>
          <w:rFonts w:ascii="Times New Roman" w:eastAsia="ＭＳ 明朝" w:hAnsi="Times New Roman"/>
          <w:sz w:val="21"/>
          <w:szCs w:val="21"/>
        </w:rPr>
        <w:t>.</w:t>
      </w:r>
      <w:r w:rsidRPr="007671B2">
        <w:rPr>
          <w:rFonts w:ascii="Times New Roman" w:eastAsia="ＭＳ 明朝" w:hAnsi="Times New Roman" w:hint="eastAsia"/>
          <w:sz w:val="21"/>
          <w:szCs w:val="21"/>
        </w:rPr>
        <w:t>7</w:t>
      </w:r>
      <w:r w:rsidRPr="007671B2">
        <w:rPr>
          <w:rFonts w:ascii="Times New Roman" w:eastAsia="ＭＳ 明朝" w:hAnsi="Times New Roman" w:hint="eastAsia"/>
          <w:sz w:val="21"/>
          <w:szCs w:val="21"/>
        </w:rPr>
        <w:t xml:space="preserve">　</w:t>
      </w:r>
      <w:r w:rsidR="00FC62B2" w:rsidRPr="007671B2">
        <w:rPr>
          <w:rFonts w:ascii="Times New Roman" w:eastAsia="ＭＳ 明朝" w:hAnsi="Times New Roman" w:hint="eastAsia"/>
          <w:sz w:val="21"/>
          <w:szCs w:val="21"/>
        </w:rPr>
        <w:t>多摩市愛宕</w:t>
      </w:r>
      <w:bookmarkEnd w:id="29"/>
    </w:p>
    <w:p w14:paraId="25DEE34E" w14:textId="3494BF77" w:rsidR="00CF658F" w:rsidRPr="007671B2" w:rsidRDefault="00CF658F" w:rsidP="00CF658F">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22</w:t>
      </w:r>
      <w:r w:rsidRPr="007671B2">
        <w:rPr>
          <w:rFonts w:ascii="Times New Roman" w:eastAsia="ＭＳ 明朝" w:hAnsi="Times New Roman" w:hint="eastAsia"/>
        </w:rPr>
        <w:t>に今回用いた</w:t>
      </w:r>
      <w:r w:rsidR="00CF1AAF" w:rsidRPr="007671B2">
        <w:rPr>
          <w:rFonts w:ascii="Times New Roman" w:eastAsia="ＭＳ 明朝" w:hAnsi="Times New Roman" w:hint="eastAsia"/>
        </w:rPr>
        <w:t>多摩市愛宕</w:t>
      </w:r>
      <w:r w:rsidRPr="007671B2">
        <w:rPr>
          <w:rFonts w:ascii="Times New Roman" w:eastAsia="ＭＳ 明朝" w:hAnsi="Times New Roman" w:hint="eastAsia"/>
        </w:rPr>
        <w:t>における特徴量の詳細を示した。後述する特徴量に関しては表</w:t>
      </w:r>
      <w:r w:rsidRPr="007671B2">
        <w:rPr>
          <w:rFonts w:ascii="Times New Roman" w:eastAsia="ＭＳ 明朝" w:hAnsi="Times New Roman" w:hint="eastAsia"/>
        </w:rPr>
        <w:t>22</w:t>
      </w:r>
      <w:r w:rsidRPr="007671B2">
        <w:rPr>
          <w:rFonts w:ascii="Times New Roman" w:eastAsia="ＭＳ 明朝" w:hAnsi="Times New Roman" w:hint="eastAsia"/>
        </w:rPr>
        <w:t>の特徴量と対応している。</w:t>
      </w:r>
    </w:p>
    <w:p w14:paraId="72C2FEC6" w14:textId="77777777" w:rsidR="00CF658F" w:rsidRPr="007671B2" w:rsidRDefault="00CF658F" w:rsidP="00CF658F">
      <w:pPr>
        <w:rPr>
          <w:rFonts w:ascii="Times New Roman" w:eastAsia="ＭＳ 明朝" w:hAnsi="Times New Roman"/>
        </w:rPr>
      </w:pPr>
    </w:p>
    <w:p w14:paraId="3DB4F129" w14:textId="3C5B35D3" w:rsidR="00CF658F" w:rsidRPr="007671B2" w:rsidRDefault="00CF658F" w:rsidP="00CF658F">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22</w:t>
      </w:r>
      <w:r w:rsidRPr="007671B2">
        <w:rPr>
          <w:rFonts w:ascii="Times New Roman" w:eastAsia="ＭＳ 明朝" w:hAnsi="Times New Roman" w:hint="eastAsia"/>
        </w:rPr>
        <w:t xml:space="preserve">　</w:t>
      </w:r>
      <w:r w:rsidR="00CF1AAF" w:rsidRPr="007671B2">
        <w:rPr>
          <w:rFonts w:ascii="Times New Roman" w:eastAsia="ＭＳ 明朝" w:hAnsi="Times New Roman" w:hint="eastAsia"/>
        </w:rPr>
        <w:t>多摩市愛宕におけ</w:t>
      </w:r>
      <w:r w:rsidRPr="007671B2">
        <w:rPr>
          <w:rFonts w:ascii="Times New Roman" w:eastAsia="ＭＳ 明朝" w:hAnsi="Times New Roman" w:hint="eastAsia"/>
        </w:rPr>
        <w:t>る特徴量詳細</w:t>
      </w:r>
    </w:p>
    <w:p w14:paraId="5991E360" w14:textId="6F5F562A" w:rsidR="00CF658F" w:rsidRPr="007671B2" w:rsidRDefault="00CF1AAF" w:rsidP="00CF658F">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7671B2" w:rsidRDefault="00CF658F" w:rsidP="00CF658F">
      <w:pPr>
        <w:rPr>
          <w:rFonts w:ascii="Times New Roman" w:eastAsia="ＭＳ 明朝" w:hAnsi="Times New Roman"/>
        </w:rPr>
      </w:pPr>
    </w:p>
    <w:p w14:paraId="530603A4" w14:textId="74B0F848"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23</w:t>
      </w:r>
      <w:r w:rsidRPr="007671B2">
        <w:rPr>
          <w:rFonts w:ascii="Times New Roman" w:eastAsia="ＭＳ 明朝" w:hAnsi="Times New Roman" w:hint="eastAsia"/>
        </w:rPr>
        <w:t>、</w:t>
      </w:r>
      <w:r w:rsidR="00F924ED" w:rsidRPr="007671B2">
        <w:rPr>
          <w:rFonts w:ascii="Times New Roman" w:eastAsia="ＭＳ 明朝" w:hAnsi="Times New Roman" w:hint="eastAsia"/>
        </w:rPr>
        <w:t>24</w:t>
      </w:r>
      <w:r w:rsidRPr="007671B2">
        <w:rPr>
          <w:rFonts w:ascii="Times New Roman" w:eastAsia="ＭＳ 明朝" w:hAnsi="Times New Roman" w:hint="eastAsia"/>
        </w:rPr>
        <w:t>にそれぞれ多摩市愛宕の時間別評価、日別評価を示した。</w:t>
      </w:r>
    </w:p>
    <w:p w14:paraId="28C689E3" w14:textId="081C49E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時間後予測の時間値評価では、調和平均に関して全体的に差が目立ちにくく、ほぼ同じ値を推移している。高濃度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個で</w:t>
      </w:r>
      <w:r w:rsidRPr="007671B2">
        <w:rPr>
          <w:rFonts w:ascii="Times New Roman" w:eastAsia="ＭＳ 明朝" w:hAnsi="Times New Roman" w:hint="eastAsia"/>
        </w:rPr>
        <w:t>8.089</w:t>
      </w:r>
      <w:r w:rsidRPr="007671B2">
        <w:rPr>
          <w:rFonts w:ascii="Times New Roman" w:eastAsia="ＭＳ 明朝" w:hAnsi="Times New Roman" w:hint="eastAsia"/>
        </w:rPr>
        <w:t>と最も精度がよい。また、日別評価の調和平均に関して、全データの</w:t>
      </w:r>
      <w:r w:rsidRPr="007671B2">
        <w:rPr>
          <w:rFonts w:ascii="Times New Roman" w:eastAsia="ＭＳ 明朝" w:hAnsi="Times New Roman" w:hint="eastAsia"/>
        </w:rPr>
        <w:t>65.455%</w:t>
      </w:r>
      <w:r w:rsidRPr="007671B2">
        <w:rPr>
          <w:rFonts w:ascii="Times New Roman" w:eastAsia="ＭＳ 明朝" w:hAnsi="Times New Roman" w:hint="eastAsia"/>
        </w:rPr>
        <w:t>と最も高く、次点でベンチマークの</w:t>
      </w:r>
      <w:r w:rsidRPr="007671B2">
        <w:rPr>
          <w:rFonts w:ascii="Times New Roman" w:eastAsia="ＭＳ 明朝" w:hAnsi="Times New Roman" w:hint="eastAsia"/>
        </w:rPr>
        <w:t>65.306%</w:t>
      </w:r>
      <w:r w:rsidRPr="007671B2">
        <w:rPr>
          <w:rFonts w:ascii="Times New Roman" w:eastAsia="ＭＳ 明朝" w:hAnsi="Times New Roman" w:hint="eastAsia"/>
        </w:rPr>
        <w:t>、</w:t>
      </w:r>
      <w:r w:rsidRPr="007671B2">
        <w:rPr>
          <w:rFonts w:ascii="Times New Roman" w:eastAsia="ＭＳ 明朝" w:hAnsi="Times New Roman" w:hint="eastAsia"/>
        </w:rPr>
        <w:t>3</w:t>
      </w:r>
      <w:r w:rsidRPr="007671B2">
        <w:rPr>
          <w:rFonts w:ascii="Times New Roman" w:eastAsia="ＭＳ 明朝" w:hAnsi="Times New Roman" w:hint="eastAsia"/>
        </w:rPr>
        <w:t>番目に上位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64.151%</w:t>
      </w:r>
      <w:r w:rsidRPr="007671B2">
        <w:rPr>
          <w:rFonts w:ascii="Times New Roman" w:eastAsia="ＭＳ 明朝" w:hAnsi="Times New Roman" w:hint="eastAsia"/>
        </w:rPr>
        <w:t>であった。この時、調和平均に差は少なく高濃度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個が精度</w:t>
      </w:r>
      <w:r w:rsidR="00211D93" w:rsidRPr="007671B2">
        <w:rPr>
          <w:rFonts w:ascii="Times New Roman" w:eastAsia="ＭＳ 明朝" w:hAnsi="Times New Roman" w:hint="eastAsia"/>
        </w:rPr>
        <w:t>は</w:t>
      </w:r>
      <w:r w:rsidRPr="007671B2">
        <w:rPr>
          <w:rFonts w:ascii="Times New Roman" w:eastAsia="ＭＳ 明朝" w:hAnsi="Times New Roman" w:hint="eastAsia"/>
        </w:rPr>
        <w:t>良いが日別の調和平均で一番低い</w:t>
      </w:r>
      <w:r w:rsidRPr="007671B2">
        <w:rPr>
          <w:rFonts w:ascii="Times New Roman" w:eastAsia="ＭＳ 明朝" w:hAnsi="Times New Roman" w:hint="eastAsia"/>
        </w:rPr>
        <w:t>59.016%</w:t>
      </w:r>
      <w:r w:rsidRPr="007671B2">
        <w:rPr>
          <w:rFonts w:ascii="Times New Roman" w:eastAsia="ＭＳ 明朝" w:hAnsi="Times New Roman" w:hint="eastAsia"/>
        </w:rPr>
        <w:t>である。そのため、高濃度</w:t>
      </w:r>
      <w:r w:rsidRPr="007671B2">
        <w:rPr>
          <w:rFonts w:ascii="Times New Roman" w:eastAsia="ＭＳ 明朝" w:hAnsi="Times New Roman" w:hint="eastAsia"/>
        </w:rPr>
        <w:t>RMSE</w:t>
      </w:r>
      <w:r w:rsidRPr="007671B2">
        <w:rPr>
          <w:rFonts w:ascii="Times New Roman" w:eastAsia="ＭＳ 明朝" w:hAnsi="Times New Roman" w:hint="eastAsia"/>
        </w:rPr>
        <w:t>は他と比べ高いが日別の調和平均で</w:t>
      </w:r>
      <w:r w:rsidRPr="007671B2">
        <w:rPr>
          <w:rFonts w:ascii="Times New Roman" w:eastAsia="ＭＳ 明朝" w:hAnsi="Times New Roman" w:hint="eastAsia"/>
        </w:rPr>
        <w:t>3</w:t>
      </w:r>
      <w:r w:rsidRPr="007671B2">
        <w:rPr>
          <w:rFonts w:ascii="Times New Roman" w:eastAsia="ＭＳ 明朝" w:hAnsi="Times New Roman" w:hint="eastAsia"/>
        </w:rPr>
        <w:t>番目に高く、特徴量の数が少ない上位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63A4A51A" w14:textId="3070EE5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時間後予測の時間値評価では、調和平均に関してベンチマークが</w:t>
      </w:r>
      <w:r w:rsidRPr="007671B2">
        <w:rPr>
          <w:rFonts w:ascii="Times New Roman" w:eastAsia="ＭＳ 明朝" w:hAnsi="Times New Roman" w:hint="eastAsia"/>
        </w:rPr>
        <w:t>71.111%</w:t>
      </w:r>
      <w:r w:rsidRPr="007671B2">
        <w:rPr>
          <w:rFonts w:ascii="Times New Roman" w:eastAsia="ＭＳ 明朝" w:hAnsi="Times New Roman" w:hint="eastAsia"/>
        </w:rPr>
        <w:t>で最も高く、次点で上位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69.231%</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10.976</w:t>
      </w:r>
      <w:r w:rsidRPr="007671B2">
        <w:rPr>
          <w:rFonts w:ascii="Times New Roman" w:eastAsia="ＭＳ 明朝" w:hAnsi="Times New Roman" w:hint="eastAsia"/>
        </w:rPr>
        <w:t>で最も精度がよく、次点で上位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12.437</w:t>
      </w:r>
      <w:r w:rsidRPr="007671B2">
        <w:rPr>
          <w:rFonts w:ascii="Times New Roman" w:eastAsia="ＭＳ 明朝" w:hAnsi="Times New Roman" w:hint="eastAsia"/>
        </w:rPr>
        <w:t>であった。また、日別評価の調和平均に関して全データで最も高い</w:t>
      </w:r>
      <w:r w:rsidRPr="007671B2">
        <w:rPr>
          <w:rFonts w:ascii="Times New Roman" w:eastAsia="ＭＳ 明朝" w:hAnsi="Times New Roman" w:hint="eastAsia"/>
        </w:rPr>
        <w:t>59.091%</w:t>
      </w:r>
      <w:r w:rsidRPr="007671B2">
        <w:rPr>
          <w:rFonts w:ascii="Times New Roman" w:eastAsia="ＭＳ 明朝" w:hAnsi="Times New Roman" w:hint="eastAsia"/>
        </w:rPr>
        <w:t>であった。日別評価で見た時に上位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4</w:t>
      </w:r>
      <w:r w:rsidRPr="007671B2">
        <w:rPr>
          <w:rFonts w:ascii="Times New Roman" w:eastAsia="ＭＳ 明朝" w:hAnsi="Times New Roman" w:hint="eastAsia"/>
        </w:rPr>
        <w:t>番目であるが、</w:t>
      </w:r>
      <w:r w:rsidRPr="007671B2">
        <w:rPr>
          <w:rFonts w:ascii="Times New Roman" w:eastAsia="ＭＳ 明朝" w:hAnsi="Times New Roman" w:hint="eastAsia"/>
        </w:rPr>
        <w:t>3</w:t>
      </w:r>
      <w:r w:rsidRPr="007671B2">
        <w:rPr>
          <w:rFonts w:ascii="Times New Roman" w:eastAsia="ＭＳ 明朝" w:hAnsi="Times New Roman" w:hint="eastAsia"/>
        </w:rPr>
        <w:t>番目</w:t>
      </w:r>
      <w:r w:rsidRPr="007671B2">
        <w:rPr>
          <w:rFonts w:ascii="Times New Roman" w:eastAsia="ＭＳ 明朝" w:hAnsi="Times New Roman" w:hint="eastAsia"/>
        </w:rPr>
        <w:lastRenderedPageBreak/>
        <w:t>である高低上位</w:t>
      </w:r>
      <w:r w:rsidRPr="007671B2">
        <w:rPr>
          <w:rFonts w:ascii="Times New Roman" w:eastAsia="ＭＳ 明朝" w:hAnsi="Times New Roman" w:hint="eastAsia"/>
        </w:rPr>
        <w:t>20</w:t>
      </w:r>
      <w:r w:rsidRPr="007671B2">
        <w:rPr>
          <w:rFonts w:ascii="Times New Roman" w:eastAsia="ＭＳ 明朝" w:hAnsi="Times New Roman" w:hint="eastAsia"/>
        </w:rPr>
        <w:t>個との差はほぼなく、時間値評価での精度がよい。さらに特徴量に関して高低上位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個よりも少ない。このことから、</w:t>
      </w:r>
      <w:r w:rsidRPr="007671B2">
        <w:rPr>
          <w:rFonts w:ascii="Times New Roman" w:eastAsia="ＭＳ 明朝" w:hAnsi="Times New Roman" w:hint="eastAsia"/>
        </w:rPr>
        <w:t>2</w:t>
      </w:r>
      <w:r w:rsidRPr="007671B2">
        <w:rPr>
          <w:rFonts w:ascii="Times New Roman" w:eastAsia="ＭＳ 明朝" w:hAnsi="Times New Roman" w:hint="eastAsia"/>
        </w:rPr>
        <w:t>時間後予測に関して上位</w:t>
      </w:r>
      <w:r w:rsidRPr="007671B2">
        <w:rPr>
          <w:rFonts w:ascii="Times New Roman" w:eastAsia="ＭＳ 明朝" w:hAnsi="Times New Roman" w:hint="eastAsia"/>
        </w:rPr>
        <w:t>20</w:t>
      </w:r>
      <w:r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E5EB5E8" w14:textId="1F739368"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個が最も高い</w:t>
      </w:r>
      <w:r w:rsidRPr="007671B2">
        <w:rPr>
          <w:rFonts w:ascii="Times New Roman" w:eastAsia="ＭＳ 明朝" w:hAnsi="Times New Roman" w:hint="eastAsia"/>
        </w:rPr>
        <w:t>66.986%</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に関しても、上位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14.178</w:t>
      </w:r>
      <w:r w:rsidRPr="007671B2">
        <w:rPr>
          <w:rFonts w:ascii="Times New Roman" w:eastAsia="ＭＳ 明朝" w:hAnsi="Times New Roman" w:hint="eastAsia"/>
        </w:rPr>
        <w:t>と最も精度がよい。日別評価の調和平均に関して、上位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個が最も高い</w:t>
      </w:r>
      <w:r w:rsidRPr="007671B2">
        <w:rPr>
          <w:rFonts w:ascii="Times New Roman" w:eastAsia="ＭＳ 明朝" w:hAnsi="Times New Roman" w:hint="eastAsia"/>
        </w:rPr>
        <w:t>54.902%</w:t>
      </w:r>
      <w:r w:rsidRPr="007671B2">
        <w:rPr>
          <w:rFonts w:ascii="Times New Roman" w:eastAsia="ＭＳ 明朝" w:hAnsi="Times New Roman" w:hint="eastAsia"/>
        </w:rPr>
        <w:t>であった。時間値、日別評価で精度がよい上位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だと考えた。</w:t>
      </w:r>
    </w:p>
    <w:p w14:paraId="5275487E" w14:textId="77777777" w:rsidR="00FC62B2" w:rsidRPr="007671B2" w:rsidRDefault="00FC62B2" w:rsidP="00FC62B2">
      <w:pPr>
        <w:rPr>
          <w:rFonts w:ascii="Times New Roman" w:eastAsia="ＭＳ 明朝" w:hAnsi="Times New Roman"/>
        </w:rPr>
      </w:pPr>
    </w:p>
    <w:p w14:paraId="786AE0FD" w14:textId="643B982E"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23</w:t>
      </w:r>
      <w:r w:rsidRPr="007671B2">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13181C4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49EAC1CA"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3A9817D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08DB0AA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4DD205C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50EE2B3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2C4BD15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193FDB3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59351F4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4599B0D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42FD7FE8"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0C4A633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6311414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670ABB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5F7EE11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6C52329A"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5A87F5C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8D85F1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16.567</w:t>
            </w:r>
          </w:p>
        </w:tc>
      </w:tr>
    </w:tbl>
    <w:p w14:paraId="356A223B" w14:textId="77777777" w:rsidR="00FC62B2" w:rsidRPr="007671B2" w:rsidRDefault="00FC62B2" w:rsidP="00FC62B2">
      <w:pPr>
        <w:jc w:val="center"/>
        <w:rPr>
          <w:rFonts w:ascii="Times New Roman" w:eastAsia="ＭＳ 明朝" w:hAnsi="Times New Roman"/>
        </w:rPr>
      </w:pPr>
    </w:p>
    <w:p w14:paraId="43AFF1CC" w14:textId="77777777" w:rsidR="00FC62B2" w:rsidRPr="007671B2" w:rsidRDefault="00FC62B2" w:rsidP="00FC62B2">
      <w:pPr>
        <w:jc w:val="center"/>
        <w:rPr>
          <w:rFonts w:ascii="Times New Roman" w:eastAsia="ＭＳ 明朝" w:hAnsi="Times New Roman"/>
        </w:rPr>
      </w:pPr>
    </w:p>
    <w:p w14:paraId="69F123EF"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4FDBFA12" w14:textId="7B5AEADD"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24</w:t>
      </w:r>
      <w:r w:rsidRPr="007671B2">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4D169212"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602DD4D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1F733BF1"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0359A3E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6E62AD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246DDFA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53CA2820"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007C2BF"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1173328B"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CD4F9FD"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1169EC82"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33180A46"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3D44B7A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0157BB7B"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6E33AE7C"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2470E6A4"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1225D9C9"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6D19E10E"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46.809</w:t>
            </w:r>
          </w:p>
        </w:tc>
      </w:tr>
    </w:tbl>
    <w:p w14:paraId="62689EE4" w14:textId="77777777" w:rsidR="00FC62B2" w:rsidRPr="007671B2" w:rsidRDefault="00FC62B2" w:rsidP="00FC62B2">
      <w:pPr>
        <w:jc w:val="center"/>
        <w:rPr>
          <w:rFonts w:ascii="Times New Roman" w:eastAsia="ＭＳ 明朝" w:hAnsi="Times New Roman"/>
        </w:rPr>
      </w:pPr>
    </w:p>
    <w:p w14:paraId="62A46E30" w14:textId="77777777" w:rsidR="00FC62B2" w:rsidRPr="007671B2" w:rsidRDefault="00FC62B2" w:rsidP="00FC62B2">
      <w:pPr>
        <w:rPr>
          <w:rFonts w:ascii="Times New Roman" w:eastAsia="ＭＳ 明朝" w:hAnsi="Times New Roman"/>
        </w:rPr>
      </w:pPr>
    </w:p>
    <w:p w14:paraId="08103EDD"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6576BCAB" w14:textId="00769901" w:rsidR="00003686" w:rsidRPr="007671B2" w:rsidRDefault="00D90851" w:rsidP="00D90851">
      <w:pPr>
        <w:pStyle w:val="2"/>
        <w:rPr>
          <w:rFonts w:ascii="Times New Roman" w:eastAsia="ＭＳ 明朝" w:hAnsi="Times New Roman"/>
          <w:sz w:val="21"/>
          <w:szCs w:val="21"/>
        </w:rPr>
      </w:pPr>
      <w:bookmarkStart w:id="30" w:name="_Toc189069613"/>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8</w:t>
      </w:r>
      <w:r w:rsidR="00003686" w:rsidRPr="007671B2">
        <w:rPr>
          <w:rFonts w:ascii="Times New Roman" w:eastAsia="ＭＳ 明朝" w:hAnsi="Times New Roman" w:hint="eastAsia"/>
          <w:sz w:val="21"/>
          <w:szCs w:val="21"/>
        </w:rPr>
        <w:t xml:space="preserve">　世田谷</w:t>
      </w:r>
      <w:bookmarkEnd w:id="30"/>
    </w:p>
    <w:p w14:paraId="37D2B727" w14:textId="7028BA0F" w:rsidR="00F924ED" w:rsidRPr="007671B2" w:rsidRDefault="00F924ED" w:rsidP="00F924ED">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25</w:t>
      </w:r>
      <w:r w:rsidRPr="007671B2">
        <w:rPr>
          <w:rFonts w:ascii="Times New Roman" w:eastAsia="ＭＳ 明朝" w:hAnsi="Times New Roman" w:hint="eastAsia"/>
        </w:rPr>
        <w:t>に今回用いた世田谷における特徴量の詳細を示した。後述する特徴量に関しては表</w:t>
      </w:r>
      <w:r w:rsidRPr="007671B2">
        <w:rPr>
          <w:rFonts w:ascii="Times New Roman" w:eastAsia="ＭＳ 明朝" w:hAnsi="Times New Roman" w:hint="eastAsia"/>
        </w:rPr>
        <w:t>25</w:t>
      </w:r>
      <w:r w:rsidRPr="007671B2">
        <w:rPr>
          <w:rFonts w:ascii="Times New Roman" w:eastAsia="ＭＳ 明朝" w:hAnsi="Times New Roman" w:hint="eastAsia"/>
        </w:rPr>
        <w:t>の特徴量と対応している。</w:t>
      </w:r>
    </w:p>
    <w:p w14:paraId="29C93733" w14:textId="77777777" w:rsidR="00F924ED" w:rsidRPr="007671B2" w:rsidRDefault="00F924ED" w:rsidP="00F924ED">
      <w:pPr>
        <w:rPr>
          <w:rFonts w:ascii="Times New Roman" w:eastAsia="ＭＳ 明朝" w:hAnsi="Times New Roman"/>
        </w:rPr>
      </w:pPr>
    </w:p>
    <w:p w14:paraId="275765D0" w14:textId="674DDEA0" w:rsidR="00F924ED" w:rsidRPr="007671B2" w:rsidRDefault="00F924ED" w:rsidP="00F924ED">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25</w:t>
      </w:r>
      <w:r w:rsidRPr="007671B2">
        <w:rPr>
          <w:rFonts w:ascii="Times New Roman" w:eastAsia="ＭＳ 明朝" w:hAnsi="Times New Roman" w:hint="eastAsia"/>
        </w:rPr>
        <w:t xml:space="preserve">　世田谷における特徴量詳細</w:t>
      </w:r>
    </w:p>
    <w:p w14:paraId="2DBC3E90" w14:textId="426AB99A" w:rsidR="00F924ED" w:rsidRPr="007671B2" w:rsidRDefault="00003686" w:rsidP="00F924ED">
      <w:pPr>
        <w:jc w:val="center"/>
        <w:rPr>
          <w:rFonts w:ascii="Times New Roman" w:eastAsia="ＭＳ 明朝" w:hAnsi="Times New Roman"/>
        </w:rPr>
      </w:pPr>
      <w:r w:rsidRPr="007671B2">
        <w:rPr>
          <w:rFonts w:ascii="Times New Roman" w:eastAsia="ＭＳ 明朝" w:hAnsi="Times New Roman"/>
          <w:noProof/>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0670"/>
                    </a:xfrm>
                    <a:prstGeom prst="rect">
                      <a:avLst/>
                    </a:prstGeom>
                  </pic:spPr>
                </pic:pic>
              </a:graphicData>
            </a:graphic>
          </wp:inline>
        </w:drawing>
      </w:r>
    </w:p>
    <w:p w14:paraId="567FBDB0" w14:textId="77777777" w:rsidR="00F924ED" w:rsidRPr="007671B2" w:rsidRDefault="00F924ED" w:rsidP="00F924ED">
      <w:pPr>
        <w:rPr>
          <w:rFonts w:ascii="Times New Roman" w:eastAsia="ＭＳ 明朝" w:hAnsi="Times New Roman"/>
        </w:rPr>
      </w:pPr>
    </w:p>
    <w:p w14:paraId="572EFCFF" w14:textId="6FC6E6ED"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26</w:t>
      </w:r>
      <w:r w:rsidRPr="007671B2">
        <w:rPr>
          <w:rFonts w:ascii="Times New Roman" w:eastAsia="ＭＳ 明朝" w:hAnsi="Times New Roman" w:hint="eastAsia"/>
        </w:rPr>
        <w:t>、</w:t>
      </w:r>
      <w:r w:rsidR="00F924ED" w:rsidRPr="007671B2">
        <w:rPr>
          <w:rFonts w:ascii="Times New Roman" w:eastAsia="ＭＳ 明朝" w:hAnsi="Times New Roman" w:hint="eastAsia"/>
        </w:rPr>
        <w:t>27</w:t>
      </w:r>
      <w:r w:rsidRPr="007671B2">
        <w:rPr>
          <w:rFonts w:ascii="Times New Roman" w:eastAsia="ＭＳ 明朝" w:hAnsi="Times New Roman" w:hint="eastAsia"/>
        </w:rPr>
        <w:t>にそれぞれ世田谷の時間別評価、日別評価を示した。</w:t>
      </w:r>
    </w:p>
    <w:p w14:paraId="40ACA278" w14:textId="5EA8A9E6"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個で最も高い</w:t>
      </w:r>
      <w:r w:rsidRPr="007671B2">
        <w:rPr>
          <w:rFonts w:ascii="Times New Roman" w:eastAsia="ＭＳ 明朝" w:hAnsi="Times New Roman" w:hint="eastAsia"/>
        </w:rPr>
        <w:t>79.646%</w:t>
      </w:r>
      <w:r w:rsidRPr="007671B2">
        <w:rPr>
          <w:rFonts w:ascii="Times New Roman" w:eastAsia="ＭＳ 明朝" w:hAnsi="Times New Roman" w:hint="eastAsia"/>
        </w:rPr>
        <w:t>であり、次点で上位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79.612%</w:t>
      </w:r>
      <w:r w:rsidRPr="007671B2">
        <w:rPr>
          <w:rFonts w:ascii="Times New Roman" w:eastAsia="ＭＳ 明朝" w:hAnsi="Times New Roman" w:hint="eastAsia"/>
        </w:rPr>
        <w:t>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に関して高低上位</w:t>
      </w:r>
      <w:r w:rsidRPr="007671B2">
        <w:rPr>
          <w:rFonts w:ascii="Times New Roman" w:eastAsia="ＭＳ 明朝" w:hAnsi="Times New Roman" w:hint="eastAsia"/>
        </w:rPr>
        <w:t>20</w:t>
      </w:r>
      <w:r w:rsidRPr="007671B2">
        <w:rPr>
          <w:rFonts w:ascii="Times New Roman" w:eastAsia="ＭＳ 明朝" w:hAnsi="Times New Roman" w:hint="eastAsia"/>
        </w:rPr>
        <w:t>個で最も精度がよい</w:t>
      </w:r>
      <w:r w:rsidRPr="007671B2">
        <w:rPr>
          <w:rFonts w:ascii="Times New Roman" w:eastAsia="ＭＳ 明朝" w:hAnsi="Times New Roman" w:hint="eastAsia"/>
        </w:rPr>
        <w:t>13.103</w:t>
      </w:r>
      <w:r w:rsidRPr="007671B2">
        <w:rPr>
          <w:rFonts w:ascii="Times New Roman" w:eastAsia="ＭＳ 明朝" w:hAnsi="Times New Roman" w:hint="eastAsia"/>
        </w:rPr>
        <w:t>であり、上位</w:t>
      </w:r>
      <w:r w:rsidRPr="007671B2">
        <w:rPr>
          <w:rFonts w:ascii="Times New Roman" w:eastAsia="ＭＳ 明朝" w:hAnsi="Times New Roman" w:hint="eastAsia"/>
        </w:rPr>
        <w:t>20</w:t>
      </w:r>
      <w:r w:rsidRPr="007671B2">
        <w:rPr>
          <w:rFonts w:ascii="Times New Roman" w:eastAsia="ＭＳ 明朝" w:hAnsi="Times New Roman" w:hint="eastAsia"/>
        </w:rPr>
        <w:t>個は</w:t>
      </w:r>
      <w:r w:rsidRPr="007671B2">
        <w:rPr>
          <w:rFonts w:ascii="Times New Roman" w:eastAsia="ＭＳ 明朝" w:hAnsi="Times New Roman" w:hint="eastAsia"/>
        </w:rPr>
        <w:t>14.605</w:t>
      </w:r>
      <w:r w:rsidRPr="007671B2">
        <w:rPr>
          <w:rFonts w:ascii="Times New Roman" w:eastAsia="ＭＳ 明朝" w:hAnsi="Times New Roman" w:hint="eastAsia"/>
        </w:rPr>
        <w:t>であった。また、日別評価の調和平均では全データで</w:t>
      </w:r>
      <w:r w:rsidRPr="007671B2">
        <w:rPr>
          <w:rFonts w:ascii="Times New Roman" w:eastAsia="ＭＳ 明朝" w:hAnsi="Times New Roman" w:hint="eastAsia"/>
        </w:rPr>
        <w:t>81.818%</w:t>
      </w:r>
      <w:r w:rsidRPr="007671B2">
        <w:rPr>
          <w:rFonts w:ascii="Times New Roman" w:eastAsia="ＭＳ 明朝" w:hAnsi="Times New Roman" w:hint="eastAsia"/>
        </w:rPr>
        <w:t>であり、</w:t>
      </w:r>
      <w:r w:rsidRPr="007671B2">
        <w:rPr>
          <w:rFonts w:ascii="Times New Roman" w:eastAsia="ＭＳ 明朝" w:hAnsi="Times New Roman" w:hint="eastAsia"/>
        </w:rPr>
        <w:t>3</w:t>
      </w:r>
      <w:r w:rsidRPr="007671B2">
        <w:rPr>
          <w:rFonts w:ascii="Times New Roman" w:eastAsia="ＭＳ 明朝" w:hAnsi="Times New Roman" w:hint="eastAsia"/>
        </w:rPr>
        <w:t>番目に上位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76.596%</w:t>
      </w:r>
      <w:r w:rsidRPr="007671B2">
        <w:rPr>
          <w:rFonts w:ascii="Times New Roman" w:eastAsia="ＭＳ 明朝" w:hAnsi="Times New Roman" w:hint="eastAsia"/>
        </w:rPr>
        <w:t>であった。時間値評価で高低上位</w:t>
      </w:r>
      <w:r w:rsidRPr="007671B2">
        <w:rPr>
          <w:rFonts w:ascii="Times New Roman" w:eastAsia="ＭＳ 明朝" w:hAnsi="Times New Roman" w:hint="eastAsia"/>
        </w:rPr>
        <w:t>20</w:t>
      </w:r>
      <w:r w:rsidRPr="007671B2">
        <w:rPr>
          <w:rFonts w:ascii="Times New Roman" w:eastAsia="ＭＳ 明朝" w:hAnsi="Times New Roman" w:hint="eastAsia"/>
        </w:rPr>
        <w:t>個と上位</w:t>
      </w:r>
      <w:r w:rsidRPr="007671B2">
        <w:rPr>
          <w:rFonts w:ascii="Times New Roman" w:eastAsia="ＭＳ 明朝" w:hAnsi="Times New Roman" w:hint="eastAsia"/>
        </w:rPr>
        <w:t>20</w:t>
      </w:r>
      <w:r w:rsidRPr="007671B2">
        <w:rPr>
          <w:rFonts w:ascii="Times New Roman" w:eastAsia="ＭＳ 明朝" w:hAnsi="Times New Roman" w:hint="eastAsia"/>
        </w:rPr>
        <w:t>個では精度にあまり精度がなく、上位</w:t>
      </w:r>
      <w:r w:rsidRPr="007671B2">
        <w:rPr>
          <w:rFonts w:ascii="Times New Roman" w:eastAsia="ＭＳ 明朝" w:hAnsi="Times New Roman" w:hint="eastAsia"/>
        </w:rPr>
        <w:t>20</w:t>
      </w:r>
      <w:r w:rsidRPr="007671B2">
        <w:rPr>
          <w:rFonts w:ascii="Times New Roman" w:eastAsia="ＭＳ 明朝" w:hAnsi="Times New Roman" w:hint="eastAsia"/>
        </w:rPr>
        <w:t>個の方が特徴量の個数が少ない。このことから</w:t>
      </w:r>
      <w:r w:rsidRPr="007671B2">
        <w:rPr>
          <w:rFonts w:ascii="Times New Roman" w:eastAsia="ＭＳ 明朝" w:hAnsi="Times New Roman" w:hint="eastAsia"/>
        </w:rPr>
        <w:t>1</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なのは上位</w:t>
      </w:r>
      <w:r w:rsidRPr="007671B2">
        <w:rPr>
          <w:rFonts w:ascii="Times New Roman" w:eastAsia="ＭＳ 明朝" w:hAnsi="Times New Roman" w:hint="eastAsia"/>
        </w:rPr>
        <w:t>20</w:t>
      </w:r>
      <w:r w:rsidRPr="007671B2">
        <w:rPr>
          <w:rFonts w:ascii="Times New Roman" w:eastAsia="ＭＳ 明朝" w:hAnsi="Times New Roman" w:hint="eastAsia"/>
        </w:rPr>
        <w:t>個であると考えた。</w:t>
      </w:r>
    </w:p>
    <w:p w14:paraId="39E1BBA6" w14:textId="7194FA91" w:rsidR="00FC62B2" w:rsidRPr="007671B2" w:rsidRDefault="00FC62B2"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w:t>
      </w:r>
      <w:r w:rsidR="00632FFF" w:rsidRPr="007671B2">
        <w:rPr>
          <w:rFonts w:ascii="Times New Roman" w:eastAsia="ＭＳ 明朝" w:hAnsi="Times New Roman" w:hint="eastAsia"/>
        </w:rPr>
        <w:t>の時間値評価では、調和平均に関して高低上位</w:t>
      </w:r>
      <w:r w:rsidR="00632FFF" w:rsidRPr="007671B2">
        <w:rPr>
          <w:rFonts w:ascii="Times New Roman" w:eastAsia="ＭＳ 明朝" w:hAnsi="Times New Roman" w:hint="eastAsia"/>
        </w:rPr>
        <w:t>20</w:t>
      </w:r>
      <w:r w:rsidR="00632FFF" w:rsidRPr="007671B2">
        <w:rPr>
          <w:rFonts w:ascii="Times New Roman" w:eastAsia="ＭＳ 明朝" w:hAnsi="Times New Roman" w:hint="eastAsia"/>
        </w:rPr>
        <w:t>個で最も高い</w:t>
      </w:r>
      <w:r w:rsidR="00632FFF" w:rsidRPr="007671B2">
        <w:rPr>
          <w:rFonts w:ascii="Times New Roman" w:eastAsia="ＭＳ 明朝" w:hAnsi="Times New Roman" w:hint="eastAsia"/>
        </w:rPr>
        <w:t>61.616%</w:t>
      </w:r>
      <w:r w:rsidR="00632FFF" w:rsidRPr="007671B2">
        <w:rPr>
          <w:rFonts w:ascii="Times New Roman" w:eastAsia="ＭＳ 明朝" w:hAnsi="Times New Roman" w:hint="eastAsia"/>
        </w:rPr>
        <w:t>であり、次点で上位</w:t>
      </w:r>
      <w:r w:rsidR="00632FFF" w:rsidRPr="007671B2">
        <w:rPr>
          <w:rFonts w:ascii="Times New Roman" w:eastAsia="ＭＳ 明朝" w:hAnsi="Times New Roman" w:hint="eastAsia"/>
        </w:rPr>
        <w:t>30</w:t>
      </w:r>
      <w:r w:rsidR="00632FFF" w:rsidRPr="007671B2">
        <w:rPr>
          <w:rFonts w:ascii="Times New Roman" w:eastAsia="ＭＳ 明朝" w:hAnsi="Times New Roman" w:hint="eastAsia"/>
        </w:rPr>
        <w:t>個の</w:t>
      </w:r>
      <w:r w:rsidR="00632FFF" w:rsidRPr="007671B2">
        <w:rPr>
          <w:rFonts w:ascii="Times New Roman" w:eastAsia="ＭＳ 明朝" w:hAnsi="Times New Roman" w:hint="eastAsia"/>
        </w:rPr>
        <w:t>60.793%</w:t>
      </w:r>
      <w:r w:rsidR="00632FFF" w:rsidRPr="007671B2">
        <w:rPr>
          <w:rFonts w:ascii="Times New Roman" w:eastAsia="ＭＳ 明朝" w:hAnsi="Times New Roman" w:hint="eastAsia"/>
        </w:rPr>
        <w:t>であった。高濃度</w:t>
      </w:r>
      <w:r w:rsidR="00632FFF" w:rsidRPr="007671B2">
        <w:rPr>
          <w:rFonts w:ascii="Times New Roman" w:eastAsia="ＭＳ 明朝" w:hAnsi="Times New Roman" w:hint="eastAsia"/>
        </w:rPr>
        <w:t>RMSE</w:t>
      </w:r>
      <w:r w:rsidR="00632FFF" w:rsidRPr="007671B2">
        <w:rPr>
          <w:rFonts w:ascii="Times New Roman" w:eastAsia="ＭＳ 明朝" w:hAnsi="Times New Roman" w:hint="eastAsia"/>
        </w:rPr>
        <w:t>に関して調和平均と同じ</w:t>
      </w:r>
      <w:r w:rsidR="00815478" w:rsidRPr="007671B2">
        <w:rPr>
          <w:rFonts w:ascii="Times New Roman" w:eastAsia="ＭＳ 明朝" w:hAnsi="Times New Roman" w:hint="eastAsia"/>
        </w:rPr>
        <w:t>で高低上位</w:t>
      </w:r>
      <w:r w:rsidR="00815478" w:rsidRPr="007671B2">
        <w:rPr>
          <w:rFonts w:ascii="Times New Roman" w:eastAsia="ＭＳ 明朝" w:hAnsi="Times New Roman" w:hint="eastAsia"/>
        </w:rPr>
        <w:t>20</w:t>
      </w:r>
      <w:r w:rsidR="00815478" w:rsidRPr="007671B2">
        <w:rPr>
          <w:rFonts w:ascii="Times New Roman" w:eastAsia="ＭＳ 明朝" w:hAnsi="Times New Roman" w:hint="eastAsia"/>
        </w:rPr>
        <w:t>個が最も精度が高く、次点で上位</w:t>
      </w:r>
      <w:r w:rsidR="00815478" w:rsidRPr="007671B2">
        <w:rPr>
          <w:rFonts w:ascii="Times New Roman" w:eastAsia="ＭＳ 明朝" w:hAnsi="Times New Roman" w:hint="eastAsia"/>
        </w:rPr>
        <w:t>30</w:t>
      </w:r>
      <w:r w:rsidR="00815478" w:rsidRPr="007671B2">
        <w:rPr>
          <w:rFonts w:ascii="Times New Roman" w:eastAsia="ＭＳ 明朝" w:hAnsi="Times New Roman" w:hint="eastAsia"/>
        </w:rPr>
        <w:t>個が精度</w:t>
      </w:r>
      <w:r w:rsidR="00211D93" w:rsidRPr="007671B2">
        <w:rPr>
          <w:rFonts w:ascii="Times New Roman" w:eastAsia="ＭＳ 明朝" w:hAnsi="Times New Roman" w:hint="eastAsia"/>
        </w:rPr>
        <w:t>は</w:t>
      </w:r>
      <w:r w:rsidR="00815478" w:rsidRPr="007671B2">
        <w:rPr>
          <w:rFonts w:ascii="Times New Roman" w:eastAsia="ＭＳ 明朝" w:hAnsi="Times New Roman" w:hint="eastAsia"/>
        </w:rPr>
        <w:t>よかった。また、日別評価の調和平均では</w:t>
      </w:r>
      <w:r w:rsidR="0010725A" w:rsidRPr="007671B2">
        <w:rPr>
          <w:rFonts w:ascii="Times New Roman" w:eastAsia="ＭＳ 明朝" w:hAnsi="Times New Roman" w:hint="eastAsia"/>
        </w:rPr>
        <w:t>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w:t>
      </w:r>
      <w:r w:rsidR="0010725A" w:rsidRPr="007671B2">
        <w:rPr>
          <w:rFonts w:ascii="Times New Roman" w:eastAsia="ＭＳ 明朝" w:hAnsi="Times New Roman" w:hint="eastAsia"/>
        </w:rPr>
        <w:t>58.824%</w:t>
      </w:r>
      <w:r w:rsidR="0010725A" w:rsidRPr="007671B2">
        <w:rPr>
          <w:rFonts w:ascii="Times New Roman" w:eastAsia="ＭＳ 明朝" w:hAnsi="Times New Roman" w:hint="eastAsia"/>
        </w:rPr>
        <w:t>であり、</w:t>
      </w:r>
      <w:r w:rsidR="00815478" w:rsidRPr="007671B2">
        <w:rPr>
          <w:rFonts w:ascii="Times New Roman" w:eastAsia="ＭＳ 明朝" w:hAnsi="Times New Roman" w:hint="eastAsia"/>
        </w:rPr>
        <w:t>高低上位</w:t>
      </w:r>
      <w:r w:rsidR="00815478" w:rsidRPr="007671B2">
        <w:rPr>
          <w:rFonts w:ascii="Times New Roman" w:eastAsia="ＭＳ 明朝" w:hAnsi="Times New Roman" w:hint="eastAsia"/>
        </w:rPr>
        <w:t>20</w:t>
      </w:r>
      <w:r w:rsidR="00815478" w:rsidRPr="007671B2">
        <w:rPr>
          <w:rFonts w:ascii="Times New Roman" w:eastAsia="ＭＳ 明朝" w:hAnsi="Times New Roman" w:hint="eastAsia"/>
        </w:rPr>
        <w:t>個</w:t>
      </w:r>
      <w:r w:rsidR="0010725A" w:rsidRPr="007671B2">
        <w:rPr>
          <w:rFonts w:ascii="Times New Roman" w:eastAsia="ＭＳ 明朝" w:hAnsi="Times New Roman" w:hint="eastAsia"/>
        </w:rPr>
        <w:t>は</w:t>
      </w:r>
      <w:r w:rsidR="00815478" w:rsidRPr="007671B2">
        <w:rPr>
          <w:rFonts w:ascii="Times New Roman" w:eastAsia="ＭＳ 明朝" w:hAnsi="Times New Roman" w:hint="eastAsia"/>
        </w:rPr>
        <w:t>上から</w:t>
      </w:r>
      <w:r w:rsidR="0010725A" w:rsidRPr="007671B2">
        <w:rPr>
          <w:rFonts w:ascii="Times New Roman" w:eastAsia="ＭＳ 明朝" w:hAnsi="Times New Roman" w:hint="eastAsia"/>
        </w:rPr>
        <w:t>4</w:t>
      </w:r>
      <w:r w:rsidR="0010725A" w:rsidRPr="007671B2">
        <w:rPr>
          <w:rFonts w:ascii="Times New Roman" w:eastAsia="ＭＳ 明朝" w:hAnsi="Times New Roman" w:hint="eastAsia"/>
        </w:rPr>
        <w:t>番目ではあるが</w:t>
      </w:r>
      <w:r w:rsidR="00815478" w:rsidRPr="007671B2">
        <w:rPr>
          <w:rFonts w:ascii="Times New Roman" w:eastAsia="ＭＳ 明朝" w:hAnsi="Times New Roman" w:hint="eastAsia"/>
        </w:rPr>
        <w:t>48.980%</w:t>
      </w:r>
      <w:r w:rsidR="0010725A" w:rsidRPr="007671B2">
        <w:rPr>
          <w:rFonts w:ascii="Times New Roman" w:eastAsia="ＭＳ 明朝" w:hAnsi="Times New Roman" w:hint="eastAsia"/>
        </w:rPr>
        <w:t>であった。日別評価の調和平均に関して、高低上位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個が他と比べ低い制度ではあるが時間値</w:t>
      </w:r>
      <w:r w:rsidR="0010725A" w:rsidRPr="007671B2">
        <w:rPr>
          <w:rFonts w:ascii="Times New Roman" w:eastAsia="ＭＳ 明朝" w:hAnsi="Times New Roman" w:hint="eastAsia"/>
        </w:rPr>
        <w:lastRenderedPageBreak/>
        <w:t>で見たときに一番精度がよい。そのため、</w:t>
      </w:r>
      <w:r w:rsidR="0010725A" w:rsidRPr="007671B2">
        <w:rPr>
          <w:rFonts w:ascii="Times New Roman" w:eastAsia="ＭＳ 明朝" w:hAnsi="Times New Roman" w:hint="eastAsia"/>
        </w:rPr>
        <w:t>2</w:t>
      </w:r>
      <w:r w:rsidR="0010725A" w:rsidRPr="007671B2">
        <w:rPr>
          <w:rFonts w:ascii="Times New Roman" w:eastAsia="ＭＳ 明朝" w:hAnsi="Times New Roman" w:hint="eastAsia"/>
        </w:rPr>
        <w:t>時間後予測に関して高低上位</w:t>
      </w:r>
      <w:r w:rsidR="0010725A" w:rsidRPr="007671B2">
        <w:rPr>
          <w:rFonts w:ascii="Times New Roman" w:eastAsia="ＭＳ 明朝" w:hAnsi="Times New Roman" w:hint="eastAsia"/>
        </w:rPr>
        <w:t>20</w:t>
      </w:r>
      <w:r w:rsidR="0010725A" w:rsidRPr="007671B2">
        <w:rPr>
          <w:rFonts w:ascii="Times New Roman" w:eastAsia="ＭＳ 明朝" w:hAnsi="Times New Roman" w:hint="eastAsia"/>
        </w:rPr>
        <w:t>個が</w:t>
      </w:r>
      <w:r w:rsidR="00371EF8" w:rsidRPr="007671B2">
        <w:rPr>
          <w:rFonts w:ascii="Times New Roman" w:eastAsia="ＭＳ 明朝" w:hAnsi="Times New Roman" w:hint="eastAsia"/>
        </w:rPr>
        <w:t>高精度</w:t>
      </w:r>
      <w:r w:rsidR="0010725A" w:rsidRPr="007671B2">
        <w:rPr>
          <w:rFonts w:ascii="Times New Roman" w:eastAsia="ＭＳ 明朝" w:hAnsi="Times New Roman" w:hint="eastAsia"/>
        </w:rPr>
        <w:t>であると考えた。</w:t>
      </w:r>
    </w:p>
    <w:p w14:paraId="23E891EB" w14:textId="4A7A58F5" w:rsidR="00FC62B2" w:rsidRPr="007671B2" w:rsidRDefault="0010725A" w:rsidP="00FC62B2">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w:t>
      </w:r>
      <w:r w:rsidR="00942067" w:rsidRPr="007671B2">
        <w:rPr>
          <w:rFonts w:ascii="Times New Roman" w:eastAsia="ＭＳ 明朝" w:hAnsi="Times New Roman" w:hint="eastAsia"/>
        </w:rPr>
        <w:t>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個が最も精度がよい</w:t>
      </w:r>
      <w:r w:rsidR="00942067" w:rsidRPr="007671B2">
        <w:rPr>
          <w:rFonts w:ascii="Times New Roman" w:eastAsia="ＭＳ 明朝" w:hAnsi="Times New Roman" w:hint="eastAsia"/>
        </w:rPr>
        <w:t>53.714%</w:t>
      </w:r>
      <w:r w:rsidR="00942067" w:rsidRPr="007671B2">
        <w:rPr>
          <w:rFonts w:ascii="Times New Roman" w:eastAsia="ＭＳ 明朝" w:hAnsi="Times New Roman" w:hint="eastAsia"/>
        </w:rPr>
        <w:t>であった。高濃度</w:t>
      </w:r>
      <w:r w:rsidR="00942067" w:rsidRPr="007671B2">
        <w:rPr>
          <w:rFonts w:ascii="Times New Roman" w:eastAsia="ＭＳ 明朝" w:hAnsi="Times New Roman" w:hint="eastAsia"/>
        </w:rPr>
        <w:t>RMSE</w:t>
      </w:r>
      <w:r w:rsidR="00942067" w:rsidRPr="007671B2">
        <w:rPr>
          <w:rFonts w:ascii="Times New Roman" w:eastAsia="ＭＳ 明朝" w:hAnsi="Times New Roman" w:hint="eastAsia"/>
        </w:rPr>
        <w:t>に関して全データの</w:t>
      </w:r>
      <w:r w:rsidR="00942067" w:rsidRPr="007671B2">
        <w:rPr>
          <w:rFonts w:ascii="Times New Roman" w:eastAsia="ＭＳ 明朝" w:hAnsi="Times New Roman"/>
        </w:rPr>
        <w:t>24.626</w:t>
      </w:r>
      <w:r w:rsidR="00942067" w:rsidRPr="007671B2">
        <w:rPr>
          <w:rFonts w:ascii="Times New Roman" w:eastAsia="ＭＳ 明朝" w:hAnsi="Times New Roman" w:hint="eastAsia"/>
        </w:rPr>
        <w:t>で最も精度がよく、上位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個は</w:t>
      </w:r>
      <w:r w:rsidR="00942067" w:rsidRPr="007671B2">
        <w:rPr>
          <w:rFonts w:ascii="Times New Roman" w:eastAsia="ＭＳ 明朝" w:hAnsi="Times New Roman" w:hint="eastAsia"/>
        </w:rPr>
        <w:t>3</w:t>
      </w:r>
      <w:r w:rsidR="00942067" w:rsidRPr="007671B2">
        <w:rPr>
          <w:rFonts w:ascii="Times New Roman" w:eastAsia="ＭＳ 明朝" w:hAnsi="Times New Roman" w:hint="eastAsia"/>
        </w:rPr>
        <w:t>番目に高い</w:t>
      </w:r>
      <w:r w:rsidR="00942067" w:rsidRPr="007671B2">
        <w:rPr>
          <w:rFonts w:ascii="Times New Roman" w:eastAsia="ＭＳ 明朝" w:hAnsi="Times New Roman" w:hint="eastAsia"/>
        </w:rPr>
        <w:t>25.235</w:t>
      </w:r>
      <w:r w:rsidR="00942067" w:rsidRPr="007671B2">
        <w:rPr>
          <w:rFonts w:ascii="Times New Roman" w:eastAsia="ＭＳ 明朝" w:hAnsi="Times New Roman" w:hint="eastAsia"/>
        </w:rPr>
        <w:t>であった。また日別評価の調和平均では、上位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w:t>
      </w:r>
      <w:r w:rsidR="00942067" w:rsidRPr="007671B2">
        <w:rPr>
          <w:rFonts w:ascii="Times New Roman" w:eastAsia="ＭＳ 明朝" w:hAnsi="Times New Roman" w:hint="eastAsia"/>
        </w:rPr>
        <w:t>60.000%</w:t>
      </w:r>
      <w:r w:rsidR="00942067" w:rsidRPr="007671B2">
        <w:rPr>
          <w:rFonts w:ascii="Times New Roman" w:eastAsia="ＭＳ 明朝" w:hAnsi="Times New Roman" w:hint="eastAsia"/>
        </w:rPr>
        <w:t>で最も高い。このことから、上位</w:t>
      </w:r>
      <w:r w:rsidR="00942067" w:rsidRPr="007671B2">
        <w:rPr>
          <w:rFonts w:ascii="Times New Roman" w:eastAsia="ＭＳ 明朝" w:hAnsi="Times New Roman" w:hint="eastAsia"/>
        </w:rPr>
        <w:t>30</w:t>
      </w:r>
      <w:r w:rsidR="00942067" w:rsidRPr="007671B2">
        <w:rPr>
          <w:rFonts w:ascii="Times New Roman" w:eastAsia="ＭＳ 明朝" w:hAnsi="Times New Roman" w:hint="eastAsia"/>
        </w:rPr>
        <w:t>個が</w:t>
      </w:r>
      <w:r w:rsidR="00942067" w:rsidRPr="007671B2">
        <w:rPr>
          <w:rFonts w:ascii="Times New Roman" w:eastAsia="ＭＳ 明朝" w:hAnsi="Times New Roman" w:hint="eastAsia"/>
        </w:rPr>
        <w:t>3</w:t>
      </w:r>
      <w:r w:rsidR="00942067"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942067" w:rsidRPr="007671B2">
        <w:rPr>
          <w:rFonts w:ascii="Times New Roman" w:eastAsia="ＭＳ 明朝" w:hAnsi="Times New Roman" w:hint="eastAsia"/>
        </w:rPr>
        <w:t>であると考えた。</w:t>
      </w:r>
    </w:p>
    <w:p w14:paraId="2C32AA35" w14:textId="77777777" w:rsidR="00FC62B2" w:rsidRPr="007671B2" w:rsidRDefault="00FC62B2" w:rsidP="00FC62B2">
      <w:pPr>
        <w:rPr>
          <w:rFonts w:ascii="Times New Roman" w:eastAsia="ＭＳ 明朝" w:hAnsi="Times New Roman"/>
        </w:rPr>
      </w:pPr>
    </w:p>
    <w:p w14:paraId="2EB871D2" w14:textId="1FEE7520"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26</w:t>
      </w:r>
      <w:r w:rsidRPr="007671B2">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4FFDCF1C"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1B0CB1A6"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39D6615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4D482FC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614DA75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4FA8C6A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629E0BA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1855E72A"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21FD2BC4"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67505E7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34B5A26A"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10DF6F0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2FD6C52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462C35F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118CB11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0FB9ACD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00D3DD0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522C4C1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28.223</w:t>
            </w:r>
          </w:p>
        </w:tc>
      </w:tr>
    </w:tbl>
    <w:p w14:paraId="06736890" w14:textId="77777777" w:rsidR="00FC62B2" w:rsidRPr="007671B2" w:rsidRDefault="00FC62B2" w:rsidP="00FC62B2">
      <w:pPr>
        <w:jc w:val="center"/>
        <w:rPr>
          <w:rFonts w:ascii="Times New Roman" w:eastAsia="ＭＳ 明朝" w:hAnsi="Times New Roman"/>
        </w:rPr>
      </w:pPr>
    </w:p>
    <w:p w14:paraId="5C9522EC"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147F2359" w14:textId="72485942" w:rsidR="00FC62B2" w:rsidRPr="007671B2" w:rsidRDefault="00FC62B2" w:rsidP="00FC62B2">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27</w:t>
      </w:r>
      <w:r w:rsidRPr="007671B2">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5089177D"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400F3BA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110F58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F63E339"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5AEC7345"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26EFDDF2"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4D2F60F0"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6FAE420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1BAB6723"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38CD8AD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D16D184"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5321A2F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0B867F8B"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0BD20C9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0C721F5F"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1A85AA80"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0908FAD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64A706C8"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51.282</w:t>
            </w:r>
          </w:p>
        </w:tc>
      </w:tr>
    </w:tbl>
    <w:p w14:paraId="289CB539" w14:textId="6D174097" w:rsidR="00395E94" w:rsidRPr="007671B2" w:rsidRDefault="00395E94" w:rsidP="008B2948">
      <w:pPr>
        <w:rPr>
          <w:rFonts w:ascii="Times New Roman" w:eastAsia="ＭＳ 明朝" w:hAnsi="Times New Roman"/>
        </w:rPr>
      </w:pPr>
    </w:p>
    <w:p w14:paraId="51DC4E34"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20105043" w14:textId="49C53A62" w:rsidR="00CF658F" w:rsidRPr="007671B2" w:rsidRDefault="00D90851" w:rsidP="00D90851">
      <w:pPr>
        <w:pStyle w:val="2"/>
        <w:rPr>
          <w:rFonts w:ascii="Times New Roman" w:eastAsia="ＭＳ 明朝" w:hAnsi="Times New Roman"/>
          <w:sz w:val="21"/>
          <w:szCs w:val="21"/>
        </w:rPr>
      </w:pPr>
      <w:bookmarkStart w:id="31" w:name="_Toc189069614"/>
      <w:r w:rsidRPr="007671B2">
        <w:rPr>
          <w:rFonts w:ascii="Times New Roman" w:eastAsia="ＭＳ 明朝" w:hAnsi="Times New Roman" w:hint="eastAsia"/>
          <w:sz w:val="21"/>
          <w:szCs w:val="21"/>
        </w:rPr>
        <w:lastRenderedPageBreak/>
        <w:t>4</w:t>
      </w:r>
      <w:r w:rsidR="005056E1" w:rsidRPr="007671B2">
        <w:rPr>
          <w:rFonts w:ascii="Times New Roman" w:eastAsia="ＭＳ 明朝" w:hAnsi="Times New Roman"/>
          <w:sz w:val="21"/>
          <w:szCs w:val="21"/>
        </w:rPr>
        <w:t>.</w:t>
      </w:r>
      <w:r w:rsidR="00003686" w:rsidRPr="007671B2">
        <w:rPr>
          <w:rFonts w:ascii="Times New Roman" w:eastAsia="ＭＳ 明朝" w:hAnsi="Times New Roman" w:hint="eastAsia"/>
          <w:sz w:val="21"/>
          <w:szCs w:val="21"/>
        </w:rPr>
        <w:t>9</w:t>
      </w:r>
      <w:r w:rsidR="00003686" w:rsidRPr="007671B2">
        <w:rPr>
          <w:rFonts w:ascii="Times New Roman" w:eastAsia="ＭＳ 明朝" w:hAnsi="Times New Roman" w:hint="eastAsia"/>
          <w:sz w:val="21"/>
          <w:szCs w:val="21"/>
        </w:rPr>
        <w:t xml:space="preserve">　</w:t>
      </w:r>
      <w:r w:rsidR="005056E1" w:rsidRPr="007671B2">
        <w:rPr>
          <w:rFonts w:ascii="Times New Roman" w:eastAsia="ＭＳ 明朝" w:hAnsi="Times New Roman" w:hint="eastAsia"/>
          <w:sz w:val="21"/>
          <w:szCs w:val="21"/>
        </w:rPr>
        <w:t>南葛西</w:t>
      </w:r>
      <w:bookmarkEnd w:id="31"/>
    </w:p>
    <w:p w14:paraId="2CE3EB0A" w14:textId="00E3C3DC" w:rsidR="00CF658F" w:rsidRPr="007671B2" w:rsidRDefault="00CF658F" w:rsidP="00CF658F">
      <w:pPr>
        <w:ind w:firstLineChars="100" w:firstLine="210"/>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28</w:t>
      </w:r>
      <w:r w:rsidRPr="007671B2">
        <w:rPr>
          <w:rFonts w:ascii="Times New Roman" w:eastAsia="ＭＳ 明朝" w:hAnsi="Times New Roman" w:hint="eastAsia"/>
        </w:rPr>
        <w:t>に今回用いた南葛西における特徴量の詳細を示した。後述する特徴量に関しては表</w:t>
      </w:r>
      <w:r w:rsidR="00F924ED" w:rsidRPr="007671B2">
        <w:rPr>
          <w:rFonts w:ascii="Times New Roman" w:eastAsia="ＭＳ 明朝" w:hAnsi="Times New Roman" w:hint="eastAsia"/>
        </w:rPr>
        <w:t>28</w:t>
      </w:r>
      <w:r w:rsidRPr="007671B2">
        <w:rPr>
          <w:rFonts w:ascii="Times New Roman" w:eastAsia="ＭＳ 明朝" w:hAnsi="Times New Roman" w:hint="eastAsia"/>
        </w:rPr>
        <w:t>の特徴量と対応している。</w:t>
      </w:r>
    </w:p>
    <w:p w14:paraId="3EBCAA29" w14:textId="77777777" w:rsidR="00CF658F" w:rsidRPr="007671B2" w:rsidRDefault="00CF658F" w:rsidP="00CF658F">
      <w:pPr>
        <w:rPr>
          <w:rFonts w:ascii="Times New Roman" w:eastAsia="ＭＳ 明朝" w:hAnsi="Times New Roman"/>
        </w:rPr>
      </w:pPr>
    </w:p>
    <w:p w14:paraId="66D8C454" w14:textId="7BD17E20" w:rsidR="00CF658F" w:rsidRPr="007671B2" w:rsidRDefault="00CF658F" w:rsidP="00CF658F">
      <w:pPr>
        <w:pStyle w:val="a9"/>
        <w:ind w:left="360"/>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28</w:t>
      </w:r>
      <w:r w:rsidRPr="007671B2">
        <w:rPr>
          <w:rFonts w:ascii="Times New Roman" w:eastAsia="ＭＳ 明朝" w:hAnsi="Times New Roman" w:hint="eastAsia"/>
        </w:rPr>
        <w:t xml:space="preserve">　南葛西における特徴量詳細</w:t>
      </w:r>
    </w:p>
    <w:p w14:paraId="14B6A586" w14:textId="581788B0" w:rsidR="00CF658F" w:rsidRPr="007671B2" w:rsidRDefault="00CF658F" w:rsidP="00CF658F">
      <w:pPr>
        <w:pStyle w:val="a9"/>
        <w:ind w:left="360"/>
        <w:jc w:val="center"/>
        <w:rPr>
          <w:rFonts w:ascii="Times New Roman" w:eastAsia="ＭＳ 明朝" w:hAnsi="Times New Roman"/>
        </w:rPr>
      </w:pPr>
      <w:r w:rsidRPr="007671B2">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7671B2" w:rsidRDefault="00CF658F" w:rsidP="00CF658F">
      <w:pPr>
        <w:rPr>
          <w:rFonts w:ascii="Times New Roman" w:eastAsia="ＭＳ 明朝" w:hAnsi="Times New Roman"/>
        </w:rPr>
      </w:pPr>
    </w:p>
    <w:p w14:paraId="115FE2B6" w14:textId="0A74DCEE" w:rsidR="008B2948" w:rsidRPr="007671B2" w:rsidRDefault="003F08FF" w:rsidP="008B2948">
      <w:pPr>
        <w:rPr>
          <w:rFonts w:ascii="Times New Roman" w:eastAsia="ＭＳ 明朝" w:hAnsi="Times New Roman"/>
        </w:rPr>
      </w:pPr>
      <w:r w:rsidRPr="007671B2">
        <w:rPr>
          <w:rFonts w:ascii="Times New Roman" w:eastAsia="ＭＳ 明朝" w:hAnsi="Times New Roman" w:hint="eastAsia"/>
        </w:rPr>
        <w:t xml:space="preserve">　表</w:t>
      </w:r>
      <w:r w:rsidR="00F924ED" w:rsidRPr="007671B2">
        <w:rPr>
          <w:rFonts w:ascii="Times New Roman" w:eastAsia="ＭＳ 明朝" w:hAnsi="Times New Roman" w:hint="eastAsia"/>
        </w:rPr>
        <w:t>2</w:t>
      </w:r>
      <w:r w:rsidRPr="007671B2">
        <w:rPr>
          <w:rFonts w:ascii="Times New Roman" w:eastAsia="ＭＳ 明朝" w:hAnsi="Times New Roman" w:hint="eastAsia"/>
        </w:rPr>
        <w:t>9</w:t>
      </w:r>
      <w:r w:rsidRPr="007671B2">
        <w:rPr>
          <w:rFonts w:ascii="Times New Roman" w:eastAsia="ＭＳ 明朝" w:hAnsi="Times New Roman" w:hint="eastAsia"/>
        </w:rPr>
        <w:t>、</w:t>
      </w:r>
      <w:r w:rsidR="00F924ED" w:rsidRPr="007671B2">
        <w:rPr>
          <w:rFonts w:ascii="Times New Roman" w:eastAsia="ＭＳ 明朝" w:hAnsi="Times New Roman" w:hint="eastAsia"/>
        </w:rPr>
        <w:t>3</w:t>
      </w:r>
      <w:r w:rsidRPr="007671B2">
        <w:rPr>
          <w:rFonts w:ascii="Times New Roman" w:eastAsia="ＭＳ 明朝" w:hAnsi="Times New Roman" w:hint="eastAsia"/>
        </w:rPr>
        <w:t>0</w:t>
      </w:r>
      <w:r w:rsidRPr="007671B2">
        <w:rPr>
          <w:rFonts w:ascii="Times New Roman" w:eastAsia="ＭＳ 明朝" w:hAnsi="Times New Roman" w:hint="eastAsia"/>
        </w:rPr>
        <w:t>にそれぞれ世田谷の時間別評価、日別評価を示した。</w:t>
      </w:r>
    </w:p>
    <w:p w14:paraId="12D3CD7C" w14:textId="4C285D0E" w:rsidR="00B92BA8" w:rsidRPr="007671B2" w:rsidRDefault="003F08FF"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20</w:t>
      </w:r>
      <w:r w:rsidRPr="007671B2">
        <w:rPr>
          <w:rFonts w:ascii="Times New Roman" w:eastAsia="ＭＳ 明朝" w:hAnsi="Times New Roman" w:hint="eastAsia"/>
        </w:rPr>
        <w:t>個の</w:t>
      </w:r>
      <w:r w:rsidRPr="007671B2">
        <w:rPr>
          <w:rFonts w:ascii="Times New Roman" w:eastAsia="ＭＳ 明朝" w:hAnsi="Times New Roman" w:hint="eastAsia"/>
        </w:rPr>
        <w:t>73.381%</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Pr="007671B2">
        <w:rPr>
          <w:rFonts w:ascii="Times New Roman" w:eastAsia="ＭＳ 明朝" w:hAnsi="Times New Roman" w:hint="eastAsia"/>
        </w:rPr>
        <w:t>12.297</w:t>
      </w:r>
      <w:r w:rsidRPr="007671B2">
        <w:rPr>
          <w:rFonts w:ascii="Times New Roman" w:eastAsia="ＭＳ 明朝" w:hAnsi="Times New Roman" w:hint="eastAsia"/>
        </w:rPr>
        <w:t>で最も精度がよい</w:t>
      </w:r>
      <w:r w:rsidR="00385517" w:rsidRPr="007671B2">
        <w:rPr>
          <w:rFonts w:ascii="Times New Roman" w:eastAsia="ＭＳ 明朝" w:hAnsi="Times New Roman" w:hint="eastAsia"/>
        </w:rPr>
        <w:t>。また、日別評価の調和平均では</w:t>
      </w:r>
      <w:r w:rsidR="00385517" w:rsidRPr="007671B2">
        <w:rPr>
          <w:rFonts w:ascii="Times New Roman" w:eastAsia="ＭＳ 明朝" w:hAnsi="Times New Roman" w:hint="eastAsia"/>
        </w:rPr>
        <w:t>79.070%</w:t>
      </w:r>
      <w:r w:rsidR="00385517" w:rsidRPr="007671B2">
        <w:rPr>
          <w:rFonts w:ascii="Times New Roman" w:eastAsia="ＭＳ 明朝" w:hAnsi="Times New Roman" w:hint="eastAsia"/>
        </w:rPr>
        <w:t>であった。</w:t>
      </w:r>
      <w:r w:rsidR="00B92BA8" w:rsidRPr="007671B2">
        <w:rPr>
          <w:rFonts w:ascii="Times New Roman" w:eastAsia="ＭＳ 明朝" w:hAnsi="Times New Roman" w:hint="eastAsia"/>
        </w:rPr>
        <w:t>このように時間値別、日別ともに精度がよい上位</w:t>
      </w:r>
      <w:r w:rsidR="00B92BA8" w:rsidRPr="007671B2">
        <w:rPr>
          <w:rFonts w:ascii="Times New Roman" w:eastAsia="ＭＳ 明朝" w:hAnsi="Times New Roman" w:hint="eastAsia"/>
        </w:rPr>
        <w:t>20</w:t>
      </w:r>
      <w:r w:rsidR="00B92BA8" w:rsidRPr="007671B2">
        <w:rPr>
          <w:rFonts w:ascii="Times New Roman" w:eastAsia="ＭＳ 明朝" w:hAnsi="Times New Roman" w:hint="eastAsia"/>
        </w:rPr>
        <w:t>個が</w:t>
      </w:r>
      <w:r w:rsidR="00B92BA8" w:rsidRPr="007671B2">
        <w:rPr>
          <w:rFonts w:ascii="Times New Roman" w:eastAsia="ＭＳ 明朝" w:hAnsi="Times New Roman" w:hint="eastAsia"/>
        </w:rPr>
        <w:t>1</w:t>
      </w:r>
      <w:r w:rsidR="00B92BA8"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B92BA8" w:rsidRPr="007671B2">
        <w:rPr>
          <w:rFonts w:ascii="Times New Roman" w:eastAsia="ＭＳ 明朝" w:hAnsi="Times New Roman" w:hint="eastAsia"/>
        </w:rPr>
        <w:t>であると考えた。</w:t>
      </w:r>
    </w:p>
    <w:p w14:paraId="542D7799" w14:textId="234BC01E" w:rsidR="00B92BA8" w:rsidRPr="007671B2" w:rsidRDefault="00B92BA8"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2</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55.556%</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w:t>
      </w:r>
      <w:r w:rsidRPr="007671B2">
        <w:rPr>
          <w:rFonts w:ascii="Times New Roman" w:eastAsia="ＭＳ 明朝" w:hAnsi="Times New Roman" w:hint="eastAsia"/>
        </w:rPr>
        <w:t>23.716</w:t>
      </w:r>
      <w:r w:rsidRPr="007671B2">
        <w:rPr>
          <w:rFonts w:ascii="Times New Roman" w:eastAsia="ＭＳ 明朝" w:hAnsi="Times New Roman" w:hint="eastAsia"/>
        </w:rPr>
        <w:t>で最も精度がよかった。また、日別評価の調和平均では全データの</w:t>
      </w:r>
      <w:r w:rsidRPr="007671B2">
        <w:rPr>
          <w:rFonts w:ascii="Times New Roman" w:eastAsia="ＭＳ 明朝" w:hAnsi="Times New Roman" w:hint="eastAsia"/>
        </w:rPr>
        <w:t>60.606%</w:t>
      </w:r>
      <w:r w:rsidRPr="007671B2">
        <w:rPr>
          <w:rFonts w:ascii="Times New Roman" w:eastAsia="ＭＳ 明朝" w:hAnsi="Times New Roman" w:hint="eastAsia"/>
        </w:rPr>
        <w:t>で最も高く、次点でベンチマーク、上位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58.824%</w:t>
      </w:r>
      <w:r w:rsidRPr="007671B2">
        <w:rPr>
          <w:rFonts w:ascii="Times New Roman" w:eastAsia="ＭＳ 明朝" w:hAnsi="Times New Roman" w:hint="eastAsia"/>
        </w:rPr>
        <w:t>であった。時間値別で最も精度がよく、日別でも精度がよい中で最も特徴量が少ない。そのため、上位</w:t>
      </w:r>
      <w:r w:rsidRPr="007671B2">
        <w:rPr>
          <w:rFonts w:ascii="Times New Roman" w:eastAsia="ＭＳ 明朝" w:hAnsi="Times New Roman" w:hint="eastAsia"/>
        </w:rPr>
        <w:t>10</w:t>
      </w:r>
      <w:r w:rsidRPr="007671B2">
        <w:rPr>
          <w:rFonts w:ascii="Times New Roman" w:eastAsia="ＭＳ 明朝" w:hAnsi="Times New Roman" w:hint="eastAsia"/>
        </w:rPr>
        <w:t>個が</w:t>
      </w:r>
      <w:r w:rsidR="0099326B" w:rsidRPr="007671B2">
        <w:rPr>
          <w:rFonts w:ascii="Times New Roman" w:eastAsia="ＭＳ 明朝" w:hAnsi="Times New Roman" w:hint="eastAsia"/>
        </w:rPr>
        <w:t>2</w:t>
      </w:r>
      <w:r w:rsidR="0099326B"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0099326B" w:rsidRPr="007671B2">
        <w:rPr>
          <w:rFonts w:ascii="Times New Roman" w:eastAsia="ＭＳ 明朝" w:hAnsi="Times New Roman" w:hint="eastAsia"/>
        </w:rPr>
        <w:t>であると考えた。</w:t>
      </w:r>
    </w:p>
    <w:p w14:paraId="4759B8C5" w14:textId="523051B3" w:rsidR="0099326B" w:rsidRPr="007671B2" w:rsidRDefault="0099326B" w:rsidP="008B2948">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3</w:t>
      </w:r>
      <w:r w:rsidRPr="007671B2">
        <w:rPr>
          <w:rFonts w:ascii="Times New Roman" w:eastAsia="ＭＳ 明朝" w:hAnsi="Times New Roman" w:hint="eastAsia"/>
        </w:rPr>
        <w:t>時間後予測の時間値評価では、調和平均に関して上位</w:t>
      </w:r>
      <w:r w:rsidRPr="007671B2">
        <w:rPr>
          <w:rFonts w:ascii="Times New Roman" w:eastAsia="ＭＳ 明朝" w:hAnsi="Times New Roman" w:hint="eastAsia"/>
        </w:rPr>
        <w:t>30</w:t>
      </w:r>
      <w:r w:rsidRPr="007671B2">
        <w:rPr>
          <w:rFonts w:ascii="Times New Roman" w:eastAsia="ＭＳ 明朝" w:hAnsi="Times New Roman" w:hint="eastAsia"/>
        </w:rPr>
        <w:t>個の</w:t>
      </w:r>
      <w:r w:rsidRPr="007671B2">
        <w:rPr>
          <w:rFonts w:ascii="Times New Roman" w:eastAsia="ＭＳ 明朝" w:hAnsi="Times New Roman" w:hint="eastAsia"/>
        </w:rPr>
        <w:t>45.361%</w:t>
      </w:r>
      <w:r w:rsidRPr="007671B2">
        <w:rPr>
          <w:rFonts w:ascii="Times New Roman" w:eastAsia="ＭＳ 明朝" w:hAnsi="Times New Roman" w:hint="eastAsia"/>
        </w:rPr>
        <w:t>で最も高い値であった。高濃度</w:t>
      </w:r>
      <w:r w:rsidRPr="007671B2">
        <w:rPr>
          <w:rFonts w:ascii="Times New Roman" w:eastAsia="ＭＳ 明朝" w:hAnsi="Times New Roman" w:hint="eastAsia"/>
        </w:rPr>
        <w:t>RMSE</w:t>
      </w:r>
      <w:r w:rsidRPr="007671B2">
        <w:rPr>
          <w:rFonts w:ascii="Times New Roman" w:eastAsia="ＭＳ 明朝" w:hAnsi="Times New Roman" w:hint="eastAsia"/>
        </w:rPr>
        <w:t>に関して、上位</w:t>
      </w:r>
      <w:r w:rsidRPr="007671B2">
        <w:rPr>
          <w:rFonts w:ascii="Times New Roman" w:eastAsia="ＭＳ 明朝" w:hAnsi="Times New Roman" w:hint="eastAsia"/>
        </w:rPr>
        <w:t>10</w:t>
      </w:r>
      <w:r w:rsidRPr="007671B2">
        <w:rPr>
          <w:rFonts w:ascii="Times New Roman" w:eastAsia="ＭＳ 明朝" w:hAnsi="Times New Roman" w:hint="eastAsia"/>
        </w:rPr>
        <w:t>個の</w:t>
      </w:r>
      <w:r w:rsidRPr="007671B2">
        <w:rPr>
          <w:rFonts w:ascii="Times New Roman" w:eastAsia="ＭＳ 明朝" w:hAnsi="Times New Roman" w:hint="eastAsia"/>
        </w:rPr>
        <w:t>30.298</w:t>
      </w:r>
      <w:r w:rsidRPr="007671B2">
        <w:rPr>
          <w:rFonts w:ascii="Times New Roman" w:eastAsia="ＭＳ 明朝" w:hAnsi="Times New Roman" w:hint="eastAsia"/>
        </w:rPr>
        <w:t>で最も精度がよ</w:t>
      </w:r>
      <w:r w:rsidR="00CA2CDF" w:rsidRPr="007671B2">
        <w:rPr>
          <w:rFonts w:ascii="Times New Roman" w:eastAsia="ＭＳ 明朝" w:hAnsi="Times New Roman" w:hint="eastAsia"/>
        </w:rPr>
        <w:t>く</w:t>
      </w:r>
      <w:r w:rsidRPr="007671B2">
        <w:rPr>
          <w:rFonts w:ascii="Times New Roman" w:eastAsia="ＭＳ 明朝" w:hAnsi="Times New Roman" w:hint="eastAsia"/>
        </w:rPr>
        <w:t>、</w:t>
      </w:r>
      <w:r w:rsidR="00CA2CDF" w:rsidRPr="007671B2">
        <w:rPr>
          <w:rFonts w:ascii="Times New Roman" w:eastAsia="ＭＳ 明朝" w:hAnsi="Times New Roman" w:hint="eastAsia"/>
        </w:rPr>
        <w:t>次点で</w:t>
      </w:r>
      <w:r w:rsidRPr="007671B2">
        <w:rPr>
          <w:rFonts w:ascii="Times New Roman" w:eastAsia="ＭＳ 明朝" w:hAnsi="Times New Roman" w:hint="eastAsia"/>
        </w:rPr>
        <w:t>上位</w:t>
      </w:r>
      <w:r w:rsidRPr="007671B2">
        <w:rPr>
          <w:rFonts w:ascii="Times New Roman" w:eastAsia="ＭＳ 明朝" w:hAnsi="Times New Roman" w:hint="eastAsia"/>
        </w:rPr>
        <w:t>30</w:t>
      </w:r>
      <w:r w:rsidRPr="007671B2">
        <w:rPr>
          <w:rFonts w:ascii="Times New Roman" w:eastAsia="ＭＳ 明朝" w:hAnsi="Times New Roman" w:hint="eastAsia"/>
        </w:rPr>
        <w:t>個</w:t>
      </w:r>
      <w:r w:rsidRPr="007671B2">
        <w:rPr>
          <w:rFonts w:ascii="Times New Roman" w:eastAsia="ＭＳ 明朝" w:hAnsi="Times New Roman" w:hint="eastAsia"/>
        </w:rPr>
        <w:lastRenderedPageBreak/>
        <w:t>の</w:t>
      </w:r>
      <w:r w:rsidRPr="007671B2">
        <w:rPr>
          <w:rFonts w:ascii="Times New Roman" w:eastAsia="ＭＳ 明朝" w:hAnsi="Times New Roman" w:hint="eastAsia"/>
        </w:rPr>
        <w:t>30.852</w:t>
      </w:r>
      <w:r w:rsidRPr="007671B2">
        <w:rPr>
          <w:rFonts w:ascii="Times New Roman" w:eastAsia="ＭＳ 明朝" w:hAnsi="Times New Roman" w:hint="eastAsia"/>
        </w:rPr>
        <w:t>で精度がよい</w:t>
      </w:r>
      <w:r w:rsidR="00CA2CDF" w:rsidRPr="007671B2">
        <w:rPr>
          <w:rFonts w:ascii="Times New Roman" w:eastAsia="ＭＳ 明朝" w:hAnsi="Times New Roman" w:hint="eastAsia"/>
        </w:rPr>
        <w:t>。日別評価での調和平均に関して上位</w:t>
      </w:r>
      <w:r w:rsidR="00CA2CDF" w:rsidRPr="007671B2">
        <w:rPr>
          <w:rFonts w:ascii="Times New Roman" w:eastAsia="ＭＳ 明朝" w:hAnsi="Times New Roman" w:hint="eastAsia"/>
        </w:rPr>
        <w:t>30</w:t>
      </w:r>
      <w:r w:rsidR="00CA2CDF" w:rsidRPr="007671B2">
        <w:rPr>
          <w:rFonts w:ascii="Times New Roman" w:eastAsia="ＭＳ 明朝" w:hAnsi="Times New Roman" w:hint="eastAsia"/>
        </w:rPr>
        <w:t>個の</w:t>
      </w:r>
      <w:r w:rsidR="00CA2CDF" w:rsidRPr="007671B2">
        <w:rPr>
          <w:rFonts w:ascii="Times New Roman" w:eastAsia="ＭＳ 明朝" w:hAnsi="Times New Roman" w:hint="eastAsia"/>
        </w:rPr>
        <w:t>53.333%</w:t>
      </w:r>
      <w:r w:rsidR="00CA2CDF" w:rsidRPr="007671B2">
        <w:rPr>
          <w:rFonts w:ascii="Times New Roman" w:eastAsia="ＭＳ 明朝" w:hAnsi="Times New Roman" w:hint="eastAsia"/>
        </w:rPr>
        <w:t>であった。</w:t>
      </w:r>
    </w:p>
    <w:p w14:paraId="1628E4C8" w14:textId="61B25687" w:rsidR="003F08FF" w:rsidRPr="007671B2" w:rsidRDefault="00CA2CDF" w:rsidP="008B2948">
      <w:pPr>
        <w:rPr>
          <w:rFonts w:ascii="Times New Roman" w:eastAsia="ＭＳ 明朝" w:hAnsi="Times New Roman"/>
        </w:rPr>
      </w:pPr>
      <w:r w:rsidRPr="007671B2">
        <w:rPr>
          <w:rFonts w:ascii="Times New Roman" w:eastAsia="ＭＳ 明朝" w:hAnsi="Times New Roman" w:hint="eastAsia"/>
        </w:rPr>
        <w:t>このように時間値別、日別での精度がよい上位</w:t>
      </w:r>
      <w:r w:rsidRPr="007671B2">
        <w:rPr>
          <w:rFonts w:ascii="Times New Roman" w:eastAsia="ＭＳ 明朝" w:hAnsi="Times New Roman" w:hint="eastAsia"/>
        </w:rPr>
        <w:t>30</w:t>
      </w:r>
      <w:r w:rsidRPr="007671B2">
        <w:rPr>
          <w:rFonts w:ascii="Times New Roman" w:eastAsia="ＭＳ 明朝" w:hAnsi="Times New Roman" w:hint="eastAsia"/>
        </w:rPr>
        <w:t>個が</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であると考えた。</w:t>
      </w:r>
    </w:p>
    <w:p w14:paraId="3C7A6356" w14:textId="77777777" w:rsidR="00DC3E84" w:rsidRPr="007671B2" w:rsidRDefault="00DC3E84" w:rsidP="008B2948">
      <w:pPr>
        <w:rPr>
          <w:rFonts w:ascii="Times New Roman" w:eastAsia="ＭＳ 明朝" w:hAnsi="Times New Roman"/>
        </w:rPr>
      </w:pPr>
    </w:p>
    <w:p w14:paraId="092DBA0C" w14:textId="4AC8AD55" w:rsidR="00942067" w:rsidRPr="007671B2" w:rsidRDefault="00942067" w:rsidP="00942067">
      <w:pPr>
        <w:jc w:val="center"/>
        <w:rPr>
          <w:rFonts w:ascii="Times New Roman" w:eastAsia="ＭＳ 明朝" w:hAnsi="Times New Roman"/>
        </w:rPr>
      </w:pPr>
      <w:r w:rsidRPr="007671B2">
        <w:rPr>
          <w:rFonts w:ascii="Times New Roman" w:eastAsia="ＭＳ 明朝" w:hAnsi="Times New Roman" w:hint="eastAsia"/>
        </w:rPr>
        <w:t>表</w:t>
      </w:r>
      <w:r w:rsidR="00F924ED" w:rsidRPr="007671B2">
        <w:rPr>
          <w:rFonts w:ascii="Times New Roman" w:eastAsia="ＭＳ 明朝" w:hAnsi="Times New Roman" w:hint="eastAsia"/>
        </w:rPr>
        <w:t>2</w:t>
      </w:r>
      <w:r w:rsidRPr="007671B2">
        <w:rPr>
          <w:rFonts w:ascii="Times New Roman" w:eastAsia="ＭＳ 明朝" w:hAnsi="Times New Roman" w:hint="eastAsia"/>
        </w:rPr>
        <w:t>9</w:t>
      </w:r>
      <w:r w:rsidRPr="007671B2">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高濃度</w:t>
            </w:r>
            <w:r w:rsidRPr="007671B2">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274EC41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0F03D7E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8CC3743"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51969C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008EEE4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0EB6305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18979521"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46BF97B"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07C57EFD"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6BEDC719"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2BE78984"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68B9A68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588C5"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4F0812F9"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5EF41BDE"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3EB5DD08"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65F1753C"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A24E92E"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下位上位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34.571</w:t>
            </w:r>
          </w:p>
        </w:tc>
      </w:tr>
    </w:tbl>
    <w:p w14:paraId="214112F7" w14:textId="77777777" w:rsidR="00942067" w:rsidRPr="007671B2" w:rsidRDefault="00942067" w:rsidP="00942067">
      <w:pPr>
        <w:jc w:val="center"/>
        <w:rPr>
          <w:rFonts w:ascii="Times New Roman" w:eastAsia="ＭＳ 明朝" w:hAnsi="Times New Roman"/>
        </w:rPr>
      </w:pPr>
    </w:p>
    <w:p w14:paraId="22E84312" w14:textId="77777777" w:rsidR="00534666" w:rsidRPr="007671B2" w:rsidRDefault="00534666">
      <w:pPr>
        <w:widowControl/>
        <w:jc w:val="left"/>
        <w:rPr>
          <w:rFonts w:ascii="Times New Roman" w:eastAsia="ＭＳ 明朝" w:hAnsi="Times New Roman"/>
        </w:rPr>
      </w:pPr>
      <w:r w:rsidRPr="007671B2">
        <w:rPr>
          <w:rFonts w:ascii="Times New Roman" w:eastAsia="ＭＳ 明朝" w:hAnsi="Times New Roman"/>
        </w:rPr>
        <w:br w:type="page"/>
      </w:r>
    </w:p>
    <w:p w14:paraId="56FA1697" w14:textId="0BB11110" w:rsidR="0085508C" w:rsidRPr="007671B2" w:rsidRDefault="0085508C" w:rsidP="0085508C">
      <w:pPr>
        <w:jc w:val="center"/>
        <w:rPr>
          <w:rFonts w:ascii="Times New Roman" w:eastAsia="ＭＳ 明朝" w:hAnsi="Times New Roman"/>
        </w:rPr>
      </w:pPr>
      <w:r w:rsidRPr="007671B2">
        <w:rPr>
          <w:rFonts w:ascii="Times New Roman" w:eastAsia="ＭＳ 明朝" w:hAnsi="Times New Roman" w:hint="eastAsia"/>
        </w:rPr>
        <w:lastRenderedPageBreak/>
        <w:t>表</w:t>
      </w:r>
      <w:r w:rsidR="00F924ED" w:rsidRPr="007671B2">
        <w:rPr>
          <w:rFonts w:ascii="Times New Roman" w:eastAsia="ＭＳ 明朝" w:hAnsi="Times New Roman" w:hint="eastAsia"/>
        </w:rPr>
        <w:t>3</w:t>
      </w:r>
      <w:r w:rsidRPr="007671B2">
        <w:rPr>
          <w:rFonts w:ascii="Times New Roman" w:eastAsia="ＭＳ 明朝" w:hAnsi="Times New Roman" w:hint="eastAsia"/>
        </w:rPr>
        <w:t>0</w:t>
      </w:r>
      <w:r w:rsidRPr="007671B2">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再現率</w:t>
            </w:r>
            <w:r w:rsidR="00A37944" w:rsidRPr="007671B2">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適合率</w:t>
            </w:r>
            <w:r w:rsidR="00A37944" w:rsidRPr="007671B2">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調和平均</w:t>
            </w:r>
            <w:r w:rsidR="00A37944" w:rsidRPr="007671B2">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2B37844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55B66BFD"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55D659A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C2D0EA8"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55DCB79D"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460E7AE6"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37609B45"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72CCBA2"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2FE400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2DF58A19"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3559909C"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4BA9E83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6DBBECA3"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ベンチマーク</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BFFC9D4"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全データ</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4A7A3089"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10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6A1E3E70"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43D16511"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上位</w:t>
            </w:r>
            <w:r w:rsidRPr="007671B2">
              <w:rPr>
                <w:rFonts w:ascii="Times New Roman" w:eastAsia="ＭＳ 明朝" w:hAnsi="Times New Roman" w:cs="ＭＳ Ｐゴシック" w:hint="eastAsia"/>
                <w:color w:val="000000"/>
                <w:kern w:val="0"/>
                <w:sz w:val="22"/>
              </w:rPr>
              <w:t>30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6AB466C5"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高低上位</w:t>
            </w:r>
            <w:r w:rsidRPr="007671B2">
              <w:rPr>
                <w:rFonts w:ascii="Times New Roman" w:eastAsia="ＭＳ 明朝" w:hAnsi="Times New Roman" w:cs="ＭＳ Ｐゴシック" w:hint="eastAsia"/>
                <w:color w:val="000000"/>
                <w:kern w:val="0"/>
                <w:sz w:val="22"/>
              </w:rPr>
              <w:t>20</w:t>
            </w:r>
            <w:r w:rsidRPr="007671B2">
              <w:rPr>
                <w:rFonts w:ascii="Times New Roman" w:eastAsia="ＭＳ 明朝" w:hAnsi="Times New Roman" w:cs="ＭＳ Ｐゴシック" w:hint="eastAsia"/>
                <w:color w:val="000000"/>
                <w:kern w:val="0"/>
                <w:sz w:val="22"/>
              </w:rPr>
              <w:t>個</w:t>
            </w:r>
            <w:r w:rsidRPr="007671B2">
              <w:rPr>
                <w:rFonts w:ascii="Times New Roman" w:eastAsia="ＭＳ 明朝" w:hAnsi="Times New Roman" w:cs="ＭＳ Ｐゴシック" w:hint="eastAsia"/>
                <w:color w:val="000000"/>
                <w:kern w:val="0"/>
                <w:sz w:val="22"/>
              </w:rPr>
              <w:t>_la</w:t>
            </w:r>
            <w:r w:rsidR="00FB4F76" w:rsidRPr="00FB4F76">
              <w:rPr>
                <w:rFonts w:ascii="Times New Roman" w:eastAsia="ＭＳ 明朝" w:hAnsi="Times New Roman" w:cs="ＭＳ Ｐゴシック" w:hint="eastAsia"/>
                <w:color w:val="000000"/>
                <w:kern w:val="0"/>
                <w:sz w:val="22"/>
              </w:rPr>
              <w:t xml:space="preserve">g = </w:t>
            </w:r>
            <w:r w:rsidRPr="007671B2">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671B2">
              <w:rPr>
                <w:rFonts w:ascii="Times New Roman" w:eastAsia="ＭＳ 明朝" w:hAnsi="Times New Roman" w:cs="ＭＳ Ｐゴシック" w:hint="eastAsia"/>
                <w:color w:val="000000"/>
                <w:kern w:val="0"/>
                <w:sz w:val="22"/>
              </w:rPr>
              <w:t>38.462</w:t>
            </w:r>
          </w:p>
        </w:tc>
      </w:tr>
    </w:tbl>
    <w:p w14:paraId="05633945" w14:textId="3A19B055" w:rsidR="005056E1" w:rsidRPr="007671B2" w:rsidRDefault="005056E1" w:rsidP="005056E1">
      <w:pPr>
        <w:rPr>
          <w:rFonts w:ascii="Times New Roman" w:eastAsia="ＭＳ 明朝" w:hAnsi="Times New Roman"/>
        </w:rPr>
      </w:pPr>
    </w:p>
    <w:p w14:paraId="33C341CC" w14:textId="57829040" w:rsidR="005056E1" w:rsidRPr="007671B2" w:rsidRDefault="005056E1" w:rsidP="00D90851">
      <w:pPr>
        <w:widowControl/>
        <w:jc w:val="left"/>
        <w:rPr>
          <w:rFonts w:ascii="Times New Roman" w:eastAsia="ＭＳ 明朝" w:hAnsi="Times New Roman"/>
        </w:rPr>
      </w:pPr>
      <w:r w:rsidRPr="007671B2">
        <w:rPr>
          <w:rFonts w:ascii="Times New Roman" w:eastAsia="ＭＳ 明朝" w:hAnsi="Times New Roman"/>
        </w:rPr>
        <w:br w:type="page"/>
      </w:r>
    </w:p>
    <w:p w14:paraId="2BE1AEF1" w14:textId="6CA48453" w:rsidR="00F51342" w:rsidRPr="007671B2" w:rsidRDefault="005056E1" w:rsidP="005056E1">
      <w:pPr>
        <w:pStyle w:val="1"/>
        <w:rPr>
          <w:rFonts w:ascii="Times New Roman" w:eastAsia="ＭＳ 明朝" w:hAnsi="Times New Roman"/>
          <w:sz w:val="21"/>
          <w:szCs w:val="21"/>
        </w:rPr>
      </w:pPr>
      <w:bookmarkStart w:id="32" w:name="_Toc189069615"/>
      <w:r w:rsidRPr="007671B2">
        <w:rPr>
          <w:rFonts w:ascii="Times New Roman" w:eastAsia="ＭＳ 明朝" w:hAnsi="Times New Roman" w:hint="eastAsia"/>
          <w:sz w:val="21"/>
          <w:szCs w:val="21"/>
        </w:rPr>
        <w:lastRenderedPageBreak/>
        <w:t>5.</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考察</w:t>
      </w:r>
      <w:bookmarkEnd w:id="32"/>
    </w:p>
    <w:p w14:paraId="783EACBD" w14:textId="2C17AE1B" w:rsidR="00D90851" w:rsidRPr="007671B2" w:rsidRDefault="00D90851" w:rsidP="00D90851">
      <w:pPr>
        <w:pStyle w:val="2"/>
        <w:rPr>
          <w:rFonts w:ascii="Times New Roman" w:eastAsia="ＭＳ 明朝" w:hAnsi="Times New Roman"/>
          <w:sz w:val="21"/>
          <w:szCs w:val="21"/>
        </w:rPr>
      </w:pPr>
      <w:bookmarkStart w:id="33" w:name="_Toc189069616"/>
      <w:r w:rsidRPr="007671B2">
        <w:rPr>
          <w:rFonts w:ascii="Times New Roman" w:eastAsia="ＭＳ 明朝" w:hAnsi="Times New Roman"/>
          <w:sz w:val="21"/>
          <w:szCs w:val="21"/>
        </w:rPr>
        <w:t>5.1</w:t>
      </w:r>
      <w:r w:rsidRPr="007671B2">
        <w:rPr>
          <w:rFonts w:ascii="Times New Roman" w:eastAsia="ＭＳ 明朝" w:hAnsi="Times New Roman" w:hint="eastAsia"/>
          <w:sz w:val="21"/>
          <w:szCs w:val="21"/>
        </w:rPr>
        <w:t xml:space="preserve">　各地点の最適な特徴量</w:t>
      </w:r>
      <w:bookmarkEnd w:id="33"/>
    </w:p>
    <w:p w14:paraId="1775B4CA" w14:textId="77777777" w:rsidR="00D90851" w:rsidRPr="007671B2" w:rsidRDefault="00D90851" w:rsidP="00D90851">
      <w:pPr>
        <w:rPr>
          <w:rFonts w:ascii="Times New Roman" w:eastAsia="ＭＳ 明朝" w:hAnsi="Times New Roman"/>
        </w:rPr>
      </w:pPr>
      <w:r w:rsidRPr="007671B2">
        <w:rPr>
          <w:rFonts w:ascii="Times New Roman" w:eastAsia="ＭＳ 明朝" w:hAnsi="Times New Roman" w:hint="eastAsia"/>
        </w:rPr>
        <w:t xml:space="preserve">　各地点で</w:t>
      </w:r>
      <w:r w:rsidRPr="007671B2">
        <w:rPr>
          <w:rFonts w:ascii="Times New Roman" w:eastAsia="ＭＳ 明朝" w:hAnsi="Times New Roman" w:hint="eastAsia"/>
        </w:rPr>
        <w:t>n</w:t>
      </w:r>
      <w:r w:rsidRPr="007671B2">
        <w:rPr>
          <w:rFonts w:ascii="Times New Roman" w:eastAsia="ＭＳ 明朝" w:hAnsi="Times New Roman" w:hint="eastAsia"/>
        </w:rPr>
        <w:t>時間後予測に高精度であった特徴量を表</w:t>
      </w:r>
      <w:r w:rsidRPr="007671B2">
        <w:rPr>
          <w:rFonts w:ascii="Times New Roman" w:eastAsia="ＭＳ 明朝" w:hAnsi="Times New Roman" w:hint="eastAsia"/>
        </w:rPr>
        <w:t>31</w:t>
      </w:r>
      <w:r w:rsidRPr="007671B2">
        <w:rPr>
          <w:rFonts w:ascii="Times New Roman" w:eastAsia="ＭＳ 明朝" w:hAnsi="Times New Roman" w:hint="eastAsia"/>
        </w:rPr>
        <w:t>に示した。</w:t>
      </w:r>
    </w:p>
    <w:p w14:paraId="19A5730A" w14:textId="77777777" w:rsidR="00D90851" w:rsidRPr="007671B2" w:rsidRDefault="00D90851" w:rsidP="00D90851">
      <w:pPr>
        <w:rPr>
          <w:rFonts w:ascii="Times New Roman" w:eastAsia="ＭＳ 明朝" w:hAnsi="Times New Roman"/>
        </w:rPr>
      </w:pPr>
    </w:p>
    <w:p w14:paraId="7B3B0F4F" w14:textId="77777777" w:rsidR="00D90851" w:rsidRPr="007671B2" w:rsidRDefault="00D90851" w:rsidP="00D90851">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31</w:t>
      </w:r>
      <w:r w:rsidRPr="007671B2">
        <w:rPr>
          <w:rFonts w:ascii="Times New Roman" w:eastAsia="ＭＳ 明朝" w:hAnsi="Times New Roman" w:hint="eastAsia"/>
        </w:rPr>
        <w:t xml:space="preserve">　</w:t>
      </w:r>
      <w:r w:rsidRPr="007671B2">
        <w:rPr>
          <w:rFonts w:ascii="Times New Roman" w:eastAsia="ＭＳ 明朝" w:hAnsi="Times New Roman" w:hint="eastAsia"/>
        </w:rPr>
        <w:t>n</w:t>
      </w:r>
      <w:r w:rsidRPr="007671B2">
        <w:rPr>
          <w:rFonts w:ascii="Times New Roman" w:eastAsia="ＭＳ 明朝" w:hAnsi="Times New Roman" w:hint="eastAsia"/>
        </w:rPr>
        <w:t>時間後予測に高精度な特徴量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D90851" w:rsidRPr="00C42EA2" w14:paraId="6A0257BA" w14:textId="77777777" w:rsidTr="00D90851">
        <w:trPr>
          <w:trHeight w:val="446"/>
          <w:jc w:val="center"/>
        </w:trPr>
        <w:tc>
          <w:tcPr>
            <w:tcW w:w="1320" w:type="dxa"/>
            <w:shd w:val="clear" w:color="auto" w:fill="auto"/>
            <w:noWrap/>
            <w:vAlign w:val="center"/>
            <w:hideMark/>
          </w:tcPr>
          <w:p w14:paraId="23C7513F" w14:textId="77777777" w:rsidR="00D90851" w:rsidRPr="00C42EA2" w:rsidRDefault="00D90851" w:rsidP="00D90851">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3084A7F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6C2D876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29B042E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lag_3</w:t>
            </w:r>
          </w:p>
        </w:tc>
      </w:tr>
      <w:tr w:rsidR="00D90851" w:rsidRPr="00C42EA2" w14:paraId="0CA96BA8" w14:textId="77777777" w:rsidTr="00D90851">
        <w:trPr>
          <w:trHeight w:val="360"/>
          <w:jc w:val="center"/>
        </w:trPr>
        <w:tc>
          <w:tcPr>
            <w:tcW w:w="1320" w:type="dxa"/>
            <w:shd w:val="clear" w:color="auto" w:fill="auto"/>
            <w:noWrap/>
            <w:vAlign w:val="center"/>
            <w:hideMark/>
          </w:tcPr>
          <w:p w14:paraId="76EC57E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63F62BB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5F8C94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44D830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424F1B37" w14:textId="77777777" w:rsidTr="00D90851">
        <w:trPr>
          <w:trHeight w:val="360"/>
          <w:jc w:val="center"/>
        </w:trPr>
        <w:tc>
          <w:tcPr>
            <w:tcW w:w="1320" w:type="dxa"/>
            <w:shd w:val="clear" w:color="auto" w:fill="auto"/>
            <w:noWrap/>
            <w:vAlign w:val="center"/>
            <w:hideMark/>
          </w:tcPr>
          <w:p w14:paraId="5A93CF0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7379B52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F26835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388631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r>
      <w:tr w:rsidR="00D90851" w:rsidRPr="00C42EA2" w14:paraId="6EC85D8F" w14:textId="77777777" w:rsidTr="00D90851">
        <w:trPr>
          <w:trHeight w:val="360"/>
          <w:jc w:val="center"/>
        </w:trPr>
        <w:tc>
          <w:tcPr>
            <w:tcW w:w="1320" w:type="dxa"/>
            <w:shd w:val="clear" w:color="auto" w:fill="auto"/>
            <w:noWrap/>
            <w:vAlign w:val="center"/>
            <w:hideMark/>
          </w:tcPr>
          <w:p w14:paraId="6FD3D1F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2C2BBBEA"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4D4D42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3DBB55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7378AD1F" w14:textId="77777777" w:rsidTr="00D90851">
        <w:trPr>
          <w:trHeight w:val="360"/>
          <w:jc w:val="center"/>
        </w:trPr>
        <w:tc>
          <w:tcPr>
            <w:tcW w:w="1320" w:type="dxa"/>
            <w:shd w:val="clear" w:color="auto" w:fill="auto"/>
            <w:noWrap/>
            <w:vAlign w:val="center"/>
            <w:hideMark/>
          </w:tcPr>
          <w:p w14:paraId="17BA356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5DA087D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28722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3092B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r w:rsidR="00D90851" w:rsidRPr="00C42EA2" w14:paraId="3DA4B895" w14:textId="77777777" w:rsidTr="00D90851">
        <w:trPr>
          <w:trHeight w:val="360"/>
          <w:jc w:val="center"/>
        </w:trPr>
        <w:tc>
          <w:tcPr>
            <w:tcW w:w="1320" w:type="dxa"/>
            <w:shd w:val="clear" w:color="auto" w:fill="auto"/>
            <w:noWrap/>
            <w:vAlign w:val="center"/>
            <w:hideMark/>
          </w:tcPr>
          <w:p w14:paraId="7796852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647E416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A9F83A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348A6DD8"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65D0C9C6" w14:textId="77777777" w:rsidTr="00D90851">
        <w:trPr>
          <w:trHeight w:val="360"/>
          <w:jc w:val="center"/>
        </w:trPr>
        <w:tc>
          <w:tcPr>
            <w:tcW w:w="1320" w:type="dxa"/>
            <w:shd w:val="clear" w:color="auto" w:fill="auto"/>
            <w:noWrap/>
            <w:vAlign w:val="center"/>
            <w:hideMark/>
          </w:tcPr>
          <w:p w14:paraId="734A000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78F0B6F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5A8A74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227395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r>
      <w:tr w:rsidR="00D90851" w:rsidRPr="00C42EA2" w14:paraId="23088108" w14:textId="77777777" w:rsidTr="00D90851">
        <w:trPr>
          <w:trHeight w:val="360"/>
          <w:jc w:val="center"/>
        </w:trPr>
        <w:tc>
          <w:tcPr>
            <w:tcW w:w="1320" w:type="dxa"/>
            <w:shd w:val="clear" w:color="auto" w:fill="auto"/>
            <w:noWrap/>
            <w:vAlign w:val="center"/>
            <w:hideMark/>
          </w:tcPr>
          <w:p w14:paraId="15D9B03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5B4AB89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C97C3E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427ED5"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r>
      <w:tr w:rsidR="00D90851" w:rsidRPr="00C42EA2" w14:paraId="743E6C92" w14:textId="77777777" w:rsidTr="00D90851">
        <w:trPr>
          <w:trHeight w:val="360"/>
          <w:jc w:val="center"/>
        </w:trPr>
        <w:tc>
          <w:tcPr>
            <w:tcW w:w="1320" w:type="dxa"/>
            <w:shd w:val="clear" w:color="auto" w:fill="auto"/>
            <w:noWrap/>
            <w:vAlign w:val="center"/>
            <w:hideMark/>
          </w:tcPr>
          <w:p w14:paraId="184AC69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07B1F2B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0B9181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高低上位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DF153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r w:rsidR="00D90851" w:rsidRPr="00C42EA2" w14:paraId="388F942C" w14:textId="77777777" w:rsidTr="00D90851">
        <w:trPr>
          <w:trHeight w:val="360"/>
          <w:jc w:val="center"/>
        </w:trPr>
        <w:tc>
          <w:tcPr>
            <w:tcW w:w="1320" w:type="dxa"/>
            <w:shd w:val="clear" w:color="auto" w:fill="auto"/>
            <w:noWrap/>
            <w:vAlign w:val="center"/>
            <w:hideMark/>
          </w:tcPr>
          <w:p w14:paraId="19D80BB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10460389"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20</w:t>
            </w:r>
            <w:r w:rsidRPr="007671B2">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9025E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10</w:t>
            </w:r>
            <w:r w:rsidRPr="007671B2">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ADD584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上位</w:t>
            </w:r>
            <w:r w:rsidRPr="007671B2">
              <w:rPr>
                <w:rFonts w:ascii="Times New Roman" w:eastAsia="ＭＳ 明朝" w:hAnsi="Times New Roman" w:cs="ＭＳ Ｐゴシック" w:hint="eastAsia"/>
                <w:color w:val="000000"/>
                <w:kern w:val="0"/>
                <w:szCs w:val="21"/>
              </w:rPr>
              <w:t>30</w:t>
            </w:r>
            <w:r w:rsidRPr="007671B2">
              <w:rPr>
                <w:rFonts w:ascii="Times New Roman" w:eastAsia="ＭＳ 明朝" w:hAnsi="Times New Roman" w:cs="ＭＳ Ｐゴシック" w:hint="eastAsia"/>
                <w:color w:val="000000"/>
                <w:kern w:val="0"/>
                <w:szCs w:val="21"/>
              </w:rPr>
              <w:t>個</w:t>
            </w:r>
          </w:p>
        </w:tc>
      </w:tr>
    </w:tbl>
    <w:p w14:paraId="77343EA9" w14:textId="77777777" w:rsidR="00D90851" w:rsidRPr="007671B2" w:rsidRDefault="00D90851" w:rsidP="00D90851">
      <w:pPr>
        <w:jc w:val="center"/>
        <w:rPr>
          <w:rFonts w:ascii="Times New Roman" w:eastAsia="ＭＳ 明朝" w:hAnsi="Times New Roman"/>
        </w:rPr>
      </w:pPr>
    </w:p>
    <w:p w14:paraId="12E25709" w14:textId="7EFE8A4A" w:rsidR="0050412E" w:rsidRPr="007671B2" w:rsidRDefault="00D90851" w:rsidP="0050412E">
      <w:pPr>
        <w:rPr>
          <w:rFonts w:ascii="Times New Roman" w:eastAsia="ＭＳ 明朝" w:hAnsi="Times New Roman"/>
        </w:rPr>
      </w:pPr>
      <w:r w:rsidRPr="007671B2">
        <w:rPr>
          <w:rFonts w:ascii="Times New Roman" w:eastAsia="ＭＳ 明朝" w:hAnsi="Times New Roman" w:hint="eastAsia"/>
        </w:rPr>
        <w:t xml:space="preserve">　</w:t>
      </w:r>
      <w:r w:rsidRPr="007671B2">
        <w:rPr>
          <w:rFonts w:ascii="Times New Roman" w:eastAsia="ＭＳ 明朝" w:hAnsi="Times New Roman" w:hint="eastAsia"/>
        </w:rPr>
        <w:t>1</w:t>
      </w:r>
      <w:r w:rsidRPr="007671B2">
        <w:rPr>
          <w:rFonts w:ascii="Times New Roman" w:eastAsia="ＭＳ 明朝" w:hAnsi="Times New Roman" w:hint="eastAsia"/>
        </w:rPr>
        <w:t>時間後予測に関して幸手と所沢以外では、上位</w:t>
      </w:r>
      <w:r w:rsidRPr="007671B2">
        <w:rPr>
          <w:rFonts w:ascii="Times New Roman" w:eastAsia="ＭＳ 明朝" w:hAnsi="Times New Roman" w:hint="eastAsia"/>
        </w:rPr>
        <w:t>20</w:t>
      </w:r>
      <w:r w:rsidRPr="007671B2">
        <w:rPr>
          <w:rFonts w:ascii="Times New Roman" w:eastAsia="ＭＳ 明朝" w:hAnsi="Times New Roman" w:hint="eastAsia"/>
        </w:rPr>
        <w:t>個が高精度な特徴量あった。</w:t>
      </w:r>
      <w:r w:rsidRPr="007671B2">
        <w:rPr>
          <w:rFonts w:ascii="Times New Roman" w:eastAsia="ＭＳ 明朝" w:hAnsi="Times New Roman" w:hint="eastAsia"/>
        </w:rPr>
        <w:t>2</w:t>
      </w:r>
      <w:r w:rsidRPr="007671B2">
        <w:rPr>
          <w:rFonts w:ascii="Times New Roman" w:eastAsia="ＭＳ 明朝" w:hAnsi="Times New Roman" w:hint="eastAsia"/>
        </w:rPr>
        <w:t>～</w:t>
      </w:r>
      <w:r w:rsidRPr="007671B2">
        <w:rPr>
          <w:rFonts w:ascii="Times New Roman" w:eastAsia="ＭＳ 明朝" w:hAnsi="Times New Roman" w:hint="eastAsia"/>
        </w:rPr>
        <w:t>3</w:t>
      </w:r>
      <w:r w:rsidRPr="007671B2">
        <w:rPr>
          <w:rFonts w:ascii="Times New Roman" w:eastAsia="ＭＳ 明朝" w:hAnsi="Times New Roman" w:hint="eastAsia"/>
        </w:rPr>
        <w:t>時間後予測以降に関しては地点ごとに様々であり、規則性は見受けられない。また、各地点で</w:t>
      </w:r>
      <w:r w:rsidRPr="007671B2">
        <w:rPr>
          <w:rFonts w:ascii="Times New Roman" w:eastAsia="ＭＳ 明朝" w:hAnsi="Times New Roman" w:hint="eastAsia"/>
        </w:rPr>
        <w:t>1~3</w:t>
      </w:r>
      <w:r w:rsidRPr="007671B2">
        <w:rPr>
          <w:rFonts w:ascii="Times New Roman" w:eastAsia="ＭＳ 明朝" w:hAnsi="Times New Roman" w:hint="eastAsia"/>
        </w:rPr>
        <w:t>時間後予測に高精度なものは時間ごとに変わっておりこちらも規則性などは見受けられなかった。</w:t>
      </w:r>
      <w:r w:rsidR="0050412E" w:rsidRPr="007671B2">
        <w:rPr>
          <w:rFonts w:ascii="Times New Roman" w:eastAsia="ＭＳ 明朝" w:hAnsi="Times New Roman" w:hint="eastAsia"/>
        </w:rPr>
        <w:t>特徴量を時間ごとに変えるのであれば、現場で用いる際に</w:t>
      </w:r>
      <w:r w:rsidR="0050412E" w:rsidRPr="007671B2">
        <w:rPr>
          <w:rFonts w:ascii="Times New Roman" w:eastAsia="ＭＳ 明朝" w:hAnsi="Times New Roman" w:hint="eastAsia"/>
        </w:rPr>
        <w:t>3</w:t>
      </w:r>
      <w:r w:rsidR="0050412E" w:rsidRPr="007671B2">
        <w:rPr>
          <w:rFonts w:ascii="Times New Roman" w:eastAsia="ＭＳ 明朝" w:hAnsi="Times New Roman" w:hint="eastAsia"/>
        </w:rPr>
        <w:t>時間分のモデルを作成しなくてはならなくなる。</w:t>
      </w:r>
      <w:r w:rsidR="009F1A98" w:rsidRPr="007671B2">
        <w:rPr>
          <w:rFonts w:ascii="Times New Roman" w:eastAsia="ＭＳ 明朝" w:hAnsi="Times New Roman" w:hint="eastAsia"/>
        </w:rPr>
        <w:t>これでは非効率的であり、使用するモデルを間違える可能性があり、実用的とは言えないと考える。そのため、本実験の方法では特徴量を一般化することはできないであろう。</w:t>
      </w:r>
    </w:p>
    <w:p w14:paraId="5CC248F4" w14:textId="083F7BDB" w:rsidR="00371EF8" w:rsidRPr="007671B2" w:rsidRDefault="00D90851" w:rsidP="0050412E">
      <w:pPr>
        <w:ind w:firstLineChars="100" w:firstLine="210"/>
        <w:rPr>
          <w:rFonts w:ascii="Times New Roman" w:eastAsia="ＭＳ 明朝" w:hAnsi="Times New Roman"/>
        </w:rPr>
      </w:pPr>
      <w:r w:rsidRPr="007671B2">
        <w:rPr>
          <w:rFonts w:ascii="Times New Roman" w:eastAsia="ＭＳ 明朝" w:hAnsi="Times New Roman" w:hint="eastAsia"/>
          <w:vanish/>
        </w:rPr>
        <w:t>表</w:t>
      </w:r>
      <w:r w:rsidRPr="007671B2">
        <w:rPr>
          <w:rFonts w:ascii="Times New Roman" w:eastAsia="ＭＳ 明朝" w:hAnsi="Times New Roman" w:hint="eastAsia"/>
          <w:vanish/>
        </w:rPr>
        <w:t>31</w:t>
      </w:r>
      <w:r w:rsidRPr="007671B2">
        <w:rPr>
          <w:rFonts w:ascii="Times New Roman" w:eastAsia="ＭＳ 明朝" w:hAnsi="Times New Roman" w:hint="eastAsia"/>
          <w:vanish/>
        </w:rPr>
        <w:t>において</w:t>
      </w:r>
      <w:r w:rsidR="00FD7827" w:rsidRPr="007671B2">
        <w:rPr>
          <w:rFonts w:ascii="Times New Roman" w:eastAsia="ＭＳ 明朝" w:hAnsi="Times New Roman" w:hint="eastAsia"/>
          <w:vanish/>
        </w:rPr>
        <w:t>各地点で</w:t>
      </w:r>
      <w:r w:rsidR="00FD7827" w:rsidRPr="007671B2">
        <w:rPr>
          <w:rFonts w:ascii="Times New Roman" w:eastAsia="ＭＳ 明朝" w:hAnsi="Times New Roman" w:hint="eastAsia"/>
          <w:vanish/>
        </w:rPr>
        <w:t>1~3</w:t>
      </w:r>
      <w:r w:rsidR="00FD7827" w:rsidRPr="007671B2">
        <w:rPr>
          <w:rFonts w:ascii="Times New Roman" w:eastAsia="ＭＳ 明朝" w:hAnsi="Times New Roman" w:hint="eastAsia"/>
          <w:vanish/>
        </w:rPr>
        <w:t>時間後予測における最適な特徴量が選定された。しかし、</w:t>
      </w:r>
      <w:r w:rsidR="009F1A98" w:rsidRPr="007671B2">
        <w:rPr>
          <w:rFonts w:ascii="Times New Roman" w:eastAsia="ＭＳ 明朝" w:hAnsi="Times New Roman" w:hint="eastAsia"/>
          <w:vanish/>
        </w:rPr>
        <w:t>特徴量に</w:t>
      </w:r>
      <w:r w:rsidR="00FD7827" w:rsidRPr="007671B2">
        <w:rPr>
          <w:rFonts w:ascii="Times New Roman" w:eastAsia="ＭＳ 明朝" w:hAnsi="Times New Roman" w:hint="eastAsia"/>
          <w:vanish/>
        </w:rPr>
        <w:t>規則性は見受けられなかった。</w:t>
      </w:r>
      <w:r w:rsidR="00B80093" w:rsidRPr="007671B2">
        <w:rPr>
          <w:rFonts w:ascii="Times New Roman" w:eastAsia="ＭＳ 明朝" w:hAnsi="Times New Roman" w:hint="eastAsia"/>
          <w:vanish/>
        </w:rPr>
        <w:t>そこで、</w:t>
      </w:r>
      <w:r w:rsidR="007D0BA1" w:rsidRPr="007671B2">
        <w:rPr>
          <w:rFonts w:ascii="Times New Roman" w:eastAsia="ＭＳ 明朝" w:hAnsi="Times New Roman" w:hint="eastAsia"/>
        </w:rPr>
        <w:t>東京として東青梅、多摩市愛宕、世田谷、南葛西とし、埼玉として草加、所沢、</w:t>
      </w:r>
      <w:r w:rsidR="006A0068" w:rsidRPr="007671B2">
        <w:rPr>
          <w:rFonts w:ascii="Times New Roman" w:eastAsia="ＭＳ 明朝" w:hAnsi="Times New Roman" w:hint="eastAsia"/>
        </w:rPr>
        <w:t>東秩父、</w:t>
      </w:r>
      <w:r w:rsidR="007D0BA1" w:rsidRPr="007671B2">
        <w:rPr>
          <w:rFonts w:ascii="Times New Roman" w:eastAsia="ＭＳ 明朝" w:hAnsi="Times New Roman" w:hint="eastAsia"/>
        </w:rPr>
        <w:t>鴻巣、幸手でグループ分けを行い重複する特徴量をそれぞれ表</w:t>
      </w:r>
      <w:r w:rsidR="00B80093" w:rsidRPr="007671B2">
        <w:rPr>
          <w:rFonts w:ascii="Times New Roman" w:eastAsia="ＭＳ 明朝" w:hAnsi="Times New Roman" w:hint="eastAsia"/>
        </w:rPr>
        <w:t>3</w:t>
      </w:r>
      <w:r w:rsidR="00B80093" w:rsidRPr="007671B2">
        <w:rPr>
          <w:rFonts w:ascii="Times New Roman" w:eastAsia="ＭＳ 明朝" w:hAnsi="Times New Roman"/>
        </w:rPr>
        <w:t>2</w:t>
      </w:r>
      <w:r w:rsidR="007D0BA1" w:rsidRPr="007671B2">
        <w:rPr>
          <w:rFonts w:ascii="Times New Roman" w:eastAsia="ＭＳ 明朝" w:hAnsi="Times New Roman" w:hint="eastAsia"/>
        </w:rPr>
        <w:t>、</w:t>
      </w:r>
      <w:r w:rsidR="00B80093" w:rsidRPr="007671B2">
        <w:rPr>
          <w:rFonts w:ascii="Times New Roman" w:eastAsia="ＭＳ 明朝" w:hAnsi="Times New Roman" w:hint="eastAsia"/>
        </w:rPr>
        <w:t>3</w:t>
      </w:r>
      <w:r w:rsidR="00B80093" w:rsidRPr="007671B2">
        <w:rPr>
          <w:rFonts w:ascii="Times New Roman" w:eastAsia="ＭＳ 明朝" w:hAnsi="Times New Roman"/>
        </w:rPr>
        <w:t>3</w:t>
      </w:r>
      <w:r w:rsidR="007D0BA1" w:rsidRPr="007671B2">
        <w:rPr>
          <w:rFonts w:ascii="Times New Roman" w:eastAsia="ＭＳ 明朝" w:hAnsi="Times New Roman" w:hint="eastAsia"/>
        </w:rPr>
        <w:t>に示した。</w:t>
      </w:r>
    </w:p>
    <w:p w14:paraId="6D663AA3" w14:textId="7882F9EE" w:rsidR="00B80093" w:rsidRPr="007671B2" w:rsidRDefault="00B80093">
      <w:pPr>
        <w:widowControl/>
        <w:jc w:val="left"/>
        <w:rPr>
          <w:rFonts w:ascii="Times New Roman" w:eastAsia="ＭＳ 明朝" w:hAnsi="Times New Roman"/>
        </w:rPr>
      </w:pPr>
      <w:r w:rsidRPr="007671B2">
        <w:rPr>
          <w:rFonts w:ascii="Times New Roman" w:eastAsia="ＭＳ 明朝" w:hAnsi="Times New Roman"/>
        </w:rPr>
        <w:br w:type="page"/>
      </w:r>
    </w:p>
    <w:p w14:paraId="53BB2907" w14:textId="77777777" w:rsidR="00DE639B" w:rsidRPr="007671B2" w:rsidRDefault="00DE639B" w:rsidP="00F26A0E">
      <w:pPr>
        <w:rPr>
          <w:rFonts w:ascii="Times New Roman" w:eastAsia="ＭＳ 明朝" w:hAnsi="Times New Roman"/>
        </w:rPr>
      </w:pPr>
    </w:p>
    <w:p w14:paraId="526691F8" w14:textId="796F33EB" w:rsidR="00DE639B" w:rsidRPr="007671B2" w:rsidRDefault="00DE639B" w:rsidP="00DE639B">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B80093" w:rsidRPr="007671B2">
        <w:rPr>
          <w:rFonts w:ascii="Times New Roman" w:eastAsia="ＭＳ 明朝" w:hAnsi="Times New Roman"/>
        </w:rPr>
        <w:t>2</w:t>
      </w:r>
      <w:r w:rsidRPr="007671B2">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57923DAA"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64C3E52C"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248EC1E"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7671B2" w:rsidRDefault="00534666">
      <w:pPr>
        <w:widowControl/>
        <w:jc w:val="left"/>
        <w:rPr>
          <w:rFonts w:ascii="Times New Roman" w:eastAsia="ＭＳ 明朝" w:hAnsi="Times New Roman"/>
        </w:rPr>
      </w:pPr>
    </w:p>
    <w:p w14:paraId="1E210C76" w14:textId="0CBE8BBF" w:rsidR="00DE639B" w:rsidRPr="007671B2" w:rsidRDefault="00DE639B" w:rsidP="00DE639B">
      <w:pPr>
        <w:jc w:val="center"/>
        <w:rPr>
          <w:rFonts w:ascii="Times New Roman" w:eastAsia="ＭＳ 明朝" w:hAnsi="Times New Roman"/>
        </w:rPr>
      </w:pPr>
      <w:r w:rsidRPr="007671B2">
        <w:rPr>
          <w:rFonts w:ascii="Times New Roman" w:eastAsia="ＭＳ 明朝" w:hAnsi="Times New Roman" w:hint="eastAsia"/>
        </w:rPr>
        <w:t>表</w:t>
      </w:r>
      <w:r w:rsidR="00B80093" w:rsidRPr="007671B2">
        <w:rPr>
          <w:rFonts w:ascii="Times New Roman" w:eastAsia="ＭＳ 明朝" w:hAnsi="Times New Roman" w:hint="eastAsia"/>
        </w:rPr>
        <w:t>3</w:t>
      </w:r>
      <w:r w:rsidR="00B80093" w:rsidRPr="007671B2">
        <w:rPr>
          <w:rFonts w:ascii="Times New Roman" w:eastAsia="ＭＳ 明朝" w:hAnsi="Times New Roman"/>
        </w:rPr>
        <w:t>3</w:t>
      </w:r>
      <w:r w:rsidRPr="007671B2">
        <w:rPr>
          <w:rFonts w:ascii="Times New Roman" w:eastAsia="ＭＳ 明朝" w:hAnsi="Times New Roman" w:hint="eastAsia"/>
        </w:rPr>
        <w:t xml:space="preserve">　埼玉における重複した特徴量</w:t>
      </w: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175"/>
        <w:gridCol w:w="1082"/>
        <w:gridCol w:w="1109"/>
        <w:gridCol w:w="6"/>
      </w:tblGrid>
      <w:tr w:rsidR="00D9720B" w:rsidRPr="00DE639B" w14:paraId="490CD7B2" w14:textId="77777777" w:rsidTr="008E29A8">
        <w:trPr>
          <w:gridAfter w:val="1"/>
          <w:wAfter w:w="6" w:type="dxa"/>
          <w:trHeight w:val="360"/>
          <w:jc w:val="center"/>
        </w:trPr>
        <w:tc>
          <w:tcPr>
            <w:tcW w:w="1060" w:type="dxa"/>
            <w:shd w:val="clear" w:color="auto" w:fill="auto"/>
            <w:noWrap/>
            <w:vAlign w:val="center"/>
            <w:hideMark/>
          </w:tcPr>
          <w:p w14:paraId="1012999A" w14:textId="77777777" w:rsidR="00D9720B" w:rsidRPr="00DE639B" w:rsidRDefault="00D9720B" w:rsidP="00DE639B">
            <w:pPr>
              <w:widowControl/>
              <w:jc w:val="center"/>
              <w:rPr>
                <w:rFonts w:ascii="ＭＳ Ｐゴシック" w:eastAsia="ＭＳ Ｐゴシック" w:hAnsi="ＭＳ Ｐゴシック" w:cs="ＭＳ Ｐゴシック"/>
                <w:kern w:val="0"/>
                <w:szCs w:val="21"/>
              </w:rPr>
            </w:pPr>
          </w:p>
        </w:tc>
        <w:tc>
          <w:tcPr>
            <w:tcW w:w="4541" w:type="dxa"/>
            <w:gridSpan w:val="4"/>
            <w:shd w:val="clear" w:color="auto" w:fill="auto"/>
            <w:noWrap/>
            <w:vAlign w:val="center"/>
            <w:hideMark/>
          </w:tcPr>
          <w:p w14:paraId="0BA8D20E" w14:textId="2E9E1F29" w:rsidR="00D9720B" w:rsidRPr="00DE639B" w:rsidRDefault="00D9720B" w:rsidP="00DE639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D9720B" w:rsidRPr="00DE639B" w14:paraId="6B4D9360" w14:textId="77777777" w:rsidTr="008E29A8">
        <w:trPr>
          <w:trHeight w:val="321"/>
          <w:jc w:val="center"/>
        </w:trPr>
        <w:tc>
          <w:tcPr>
            <w:tcW w:w="1060" w:type="dxa"/>
            <w:tcBorders>
              <w:top w:val="double" w:sz="4" w:space="0" w:color="auto"/>
              <w:bottom w:val="double" w:sz="4" w:space="0" w:color="auto"/>
            </w:tcBorders>
            <w:shd w:val="clear" w:color="auto" w:fill="auto"/>
            <w:noWrap/>
            <w:vAlign w:val="center"/>
            <w:hideMark/>
          </w:tcPr>
          <w:p w14:paraId="0CBBAFBE" w14:textId="2AD7F367"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1</w:t>
            </w:r>
          </w:p>
        </w:tc>
        <w:tc>
          <w:tcPr>
            <w:tcW w:w="1175" w:type="dxa"/>
            <w:tcBorders>
              <w:top w:val="double" w:sz="4" w:space="0" w:color="auto"/>
              <w:bottom w:val="double" w:sz="4" w:space="0" w:color="auto"/>
            </w:tcBorders>
            <w:shd w:val="clear" w:color="auto" w:fill="auto"/>
            <w:noWrap/>
            <w:vAlign w:val="center"/>
            <w:hideMark/>
          </w:tcPr>
          <w:p w14:paraId="1751CAF7" w14:textId="6EAE0783"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7E42F63" w14:textId="670B0CE4"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47FAB1A5" w14:textId="7AFC1F0A"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777DE81F" w14:textId="353FAC48"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D9720B" w:rsidRPr="00DE639B" w14:paraId="57646359"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1A1BBC4B" w14:textId="05421000"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2</w:t>
            </w:r>
          </w:p>
        </w:tc>
        <w:tc>
          <w:tcPr>
            <w:tcW w:w="1175" w:type="dxa"/>
            <w:tcBorders>
              <w:top w:val="double" w:sz="4" w:space="0" w:color="auto"/>
              <w:bottom w:val="double" w:sz="4" w:space="0" w:color="auto"/>
            </w:tcBorders>
            <w:shd w:val="clear" w:color="auto" w:fill="auto"/>
            <w:noWrap/>
            <w:vAlign w:val="center"/>
            <w:hideMark/>
          </w:tcPr>
          <w:p w14:paraId="35134ACF" w14:textId="4AD7C087"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4029BE91" w14:textId="2CF18106"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1C809293" w14:textId="4B06616A" w:rsidR="00D9720B" w:rsidRPr="00DE639B" w:rsidRDefault="00D9720B" w:rsidP="00D9720B">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B83D956" w14:textId="4ED405B6"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8E29A8" w:rsidRPr="00DE639B" w14:paraId="315D6501"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25958CAB"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la</w:t>
            </w:r>
            <w:r w:rsidR="00FB4F76" w:rsidRPr="00FB4F76">
              <w:rPr>
                <w:rFonts w:ascii="Times New Roman" w:eastAsia="ＭＳ 明朝" w:hAnsi="Times New Roman" w:hint="eastAsia"/>
                <w:color w:val="000000"/>
                <w:sz w:val="22"/>
              </w:rPr>
              <w:t xml:space="preserve">g = </w:t>
            </w:r>
            <w:r w:rsidRPr="007671B2">
              <w:rPr>
                <w:rFonts w:ascii="Times New Roman" w:eastAsia="ＭＳ 明朝" w:hAnsi="Times New Roman" w:hint="eastAsia"/>
                <w:color w:val="000000"/>
                <w:sz w:val="22"/>
              </w:rPr>
              <w:t>3</w:t>
            </w:r>
          </w:p>
        </w:tc>
        <w:tc>
          <w:tcPr>
            <w:tcW w:w="1175" w:type="dxa"/>
            <w:tcBorders>
              <w:top w:val="double" w:sz="4" w:space="0" w:color="auto"/>
              <w:bottom w:val="double" w:sz="4" w:space="0" w:color="auto"/>
            </w:tcBorders>
            <w:shd w:val="clear" w:color="auto" w:fill="auto"/>
            <w:noWrap/>
            <w:vAlign w:val="center"/>
            <w:hideMark/>
          </w:tcPr>
          <w:p w14:paraId="71E9CEC3" w14:textId="6C682738"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1ADFC63" w14:textId="07524BC0"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7AB82B04" w14:textId="2C117C42"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6573C7B" w14:textId="4103D201"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TEMP_24</w:t>
            </w:r>
          </w:p>
        </w:tc>
      </w:tr>
      <w:tr w:rsidR="008E29A8" w:rsidRPr="00DE639B" w14:paraId="7CEC0336" w14:textId="77777777" w:rsidTr="008E29A8">
        <w:trPr>
          <w:trHeight w:val="50"/>
          <w:jc w:val="center"/>
        </w:trPr>
        <w:tc>
          <w:tcPr>
            <w:tcW w:w="1060" w:type="dxa"/>
            <w:tcBorders>
              <w:top w:val="double" w:sz="4" w:space="0" w:color="auto"/>
            </w:tcBorders>
            <w:shd w:val="clear" w:color="auto" w:fill="auto"/>
            <w:noWrap/>
            <w:vAlign w:val="center"/>
            <w:hideMark/>
          </w:tcPr>
          <w:p w14:paraId="66F8B014" w14:textId="606F226B"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all</w:t>
            </w:r>
          </w:p>
        </w:tc>
        <w:tc>
          <w:tcPr>
            <w:tcW w:w="1175" w:type="dxa"/>
            <w:tcBorders>
              <w:top w:val="double" w:sz="4" w:space="0" w:color="auto"/>
            </w:tcBorders>
            <w:shd w:val="clear" w:color="auto" w:fill="auto"/>
            <w:noWrap/>
            <w:vAlign w:val="center"/>
            <w:hideMark/>
          </w:tcPr>
          <w:p w14:paraId="6D87CB80" w14:textId="61E3C8E3"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Ox_01</w:t>
            </w:r>
          </w:p>
        </w:tc>
        <w:tc>
          <w:tcPr>
            <w:tcW w:w="1175" w:type="dxa"/>
            <w:tcBorders>
              <w:top w:val="double" w:sz="4" w:space="0" w:color="auto"/>
            </w:tcBorders>
            <w:shd w:val="clear" w:color="auto" w:fill="auto"/>
            <w:noWrap/>
            <w:vAlign w:val="center"/>
            <w:hideMark/>
          </w:tcPr>
          <w:p w14:paraId="0D96DE58" w14:textId="3247C555"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TEMP_01</w:t>
            </w:r>
          </w:p>
        </w:tc>
        <w:tc>
          <w:tcPr>
            <w:tcW w:w="1082" w:type="dxa"/>
            <w:tcBorders>
              <w:top w:val="double" w:sz="4" w:space="0" w:color="auto"/>
            </w:tcBorders>
            <w:shd w:val="clear" w:color="auto" w:fill="auto"/>
            <w:noWrap/>
            <w:vAlign w:val="center"/>
            <w:hideMark/>
          </w:tcPr>
          <w:p w14:paraId="6FDC9EB9" w14:textId="2EDC2E0A" w:rsidR="008E29A8" w:rsidRPr="00DE639B" w:rsidRDefault="008E29A8" w:rsidP="008E29A8">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hint="eastAsia"/>
                <w:color w:val="000000"/>
                <w:sz w:val="22"/>
              </w:rPr>
              <w:t>HUM_01</w:t>
            </w:r>
          </w:p>
        </w:tc>
        <w:tc>
          <w:tcPr>
            <w:tcW w:w="1115" w:type="dxa"/>
            <w:gridSpan w:val="2"/>
            <w:tcBorders>
              <w:top w:val="double" w:sz="4" w:space="0" w:color="auto"/>
            </w:tcBorders>
            <w:shd w:val="clear" w:color="auto" w:fill="auto"/>
            <w:noWrap/>
            <w:vAlign w:val="center"/>
            <w:hideMark/>
          </w:tcPr>
          <w:p w14:paraId="7DC2075B" w14:textId="4FDEF625" w:rsidR="008E29A8" w:rsidRPr="00DE639B" w:rsidRDefault="008E29A8" w:rsidP="008E29A8">
            <w:pPr>
              <w:widowControl/>
              <w:jc w:val="center"/>
              <w:rPr>
                <w:rFonts w:ascii="游ゴシック" w:eastAsia="游ゴシック" w:hAnsi="游ゴシック" w:cs="ＭＳ Ｐゴシック"/>
                <w:color w:val="000000"/>
                <w:kern w:val="0"/>
                <w:szCs w:val="21"/>
              </w:rPr>
            </w:pPr>
          </w:p>
        </w:tc>
      </w:tr>
    </w:tbl>
    <w:p w14:paraId="3C33868F" w14:textId="77777777" w:rsidR="00EF16BC" w:rsidRPr="007671B2" w:rsidRDefault="00EF16BC" w:rsidP="00E073E1">
      <w:pPr>
        <w:ind w:firstLineChars="100" w:firstLine="210"/>
        <w:rPr>
          <w:rFonts w:ascii="Times New Roman" w:eastAsia="ＭＳ 明朝" w:hAnsi="Times New Roman"/>
        </w:rPr>
      </w:pPr>
    </w:p>
    <w:p w14:paraId="51417ACF" w14:textId="771685C0" w:rsidR="00B80093" w:rsidRPr="007671B2" w:rsidRDefault="009F1A98" w:rsidP="004C2AAF">
      <w:pPr>
        <w:ind w:firstLineChars="100" w:firstLine="210"/>
        <w:rPr>
          <w:rFonts w:ascii="Times New Roman" w:eastAsia="ＭＳ 明朝" w:hAnsi="Times New Roman"/>
        </w:rPr>
      </w:pPr>
      <w:r w:rsidRPr="007671B2">
        <w:rPr>
          <w:rFonts w:ascii="Times New Roman" w:eastAsia="ＭＳ 明朝" w:hAnsi="Times New Roman" w:hint="eastAsia"/>
        </w:rPr>
        <w:t>東京では時間がたつにつれて重複している</w:t>
      </w:r>
      <w:r w:rsidR="00E073E1" w:rsidRPr="007671B2">
        <w:rPr>
          <w:rFonts w:ascii="Times New Roman" w:eastAsia="ＭＳ 明朝" w:hAnsi="Times New Roman" w:hint="eastAsia"/>
        </w:rPr>
        <w:t>特徴量の個数は減少している</w:t>
      </w:r>
      <w:r w:rsidR="004C2AAF" w:rsidRPr="007671B2">
        <w:rPr>
          <w:rFonts w:ascii="Times New Roman" w:eastAsia="ＭＳ 明朝" w:hAnsi="Times New Roman" w:hint="eastAsia"/>
        </w:rPr>
        <w:t>ことが確認できた。</w:t>
      </w:r>
      <w:r w:rsidR="004C2AAF" w:rsidRPr="007671B2">
        <w:rPr>
          <w:rFonts w:ascii="Times New Roman" w:eastAsia="ＭＳ 明朝" w:hAnsi="Times New Roman" w:hint="eastAsia"/>
        </w:rPr>
        <w:t>2</w:t>
      </w:r>
      <w:r w:rsidR="004C2AAF" w:rsidRPr="007671B2">
        <w:rPr>
          <w:rFonts w:ascii="Times New Roman" w:eastAsia="ＭＳ 明朝" w:hAnsi="Times New Roman" w:hint="eastAsia"/>
        </w:rPr>
        <w:t>時間後予測では、</w:t>
      </w:r>
      <w:r w:rsidR="004C2AAF" w:rsidRPr="007671B2">
        <w:rPr>
          <w:rFonts w:ascii="Times New Roman" w:eastAsia="ＭＳ 明朝" w:hAnsi="Times New Roman" w:hint="eastAsia"/>
        </w:rPr>
        <w:t>1</w:t>
      </w:r>
      <w:r w:rsidR="004C2AAF" w:rsidRPr="007671B2">
        <w:rPr>
          <w:rFonts w:ascii="Times New Roman" w:eastAsia="ＭＳ 明朝" w:hAnsi="Times New Roman" w:hint="eastAsia"/>
        </w:rPr>
        <w:t>時間後予測にて重複していた特徴量である</w:t>
      </w:r>
      <w:r w:rsidR="004C2AAF" w:rsidRPr="007671B2">
        <w:rPr>
          <w:rFonts w:ascii="Times New Roman" w:eastAsia="ＭＳ 明朝" w:hAnsi="Times New Roman" w:hint="eastAsia"/>
        </w:rPr>
        <w:t>2</w:t>
      </w:r>
      <w:r w:rsidR="004C2AAF" w:rsidRPr="007671B2">
        <w:rPr>
          <w:rFonts w:ascii="Times New Roman" w:eastAsia="ＭＳ 明朝" w:hAnsi="Times New Roman" w:hint="eastAsia"/>
        </w:rPr>
        <w:t>、</w:t>
      </w:r>
      <w:r w:rsidR="004C2AAF" w:rsidRPr="007671B2">
        <w:rPr>
          <w:rFonts w:ascii="Times New Roman" w:eastAsia="ＭＳ 明朝" w:hAnsi="Times New Roman" w:hint="eastAsia"/>
        </w:rPr>
        <w:t>3</w:t>
      </w:r>
      <w:r w:rsidR="004C2AAF" w:rsidRPr="007671B2">
        <w:rPr>
          <w:rFonts w:ascii="Times New Roman" w:eastAsia="ＭＳ 明朝" w:hAnsi="Times New Roman" w:hint="eastAsia"/>
        </w:rPr>
        <w:t>時間前の気温、</w:t>
      </w:r>
      <w:r w:rsidR="004C2AAF" w:rsidRPr="007671B2">
        <w:rPr>
          <w:rFonts w:ascii="Times New Roman" w:eastAsia="ＭＳ 明朝" w:hAnsi="Times New Roman" w:hint="eastAsia"/>
        </w:rPr>
        <w:t>23</w:t>
      </w:r>
      <w:r w:rsidR="004C2AAF" w:rsidRPr="007671B2">
        <w:rPr>
          <w:rFonts w:ascii="Times New Roman" w:eastAsia="ＭＳ 明朝" w:hAnsi="Times New Roman" w:hint="eastAsia"/>
        </w:rPr>
        <w:t>時間前の</w:t>
      </w:r>
      <w:r w:rsidR="004C2AAF" w:rsidRPr="007671B2">
        <w:rPr>
          <w:rFonts w:ascii="Times New Roman" w:eastAsia="ＭＳ 明朝" w:hAnsi="Times New Roman" w:hint="eastAsia"/>
        </w:rPr>
        <w:t>O</w:t>
      </w:r>
      <w:r w:rsidR="004C2AAF" w:rsidRPr="007671B2">
        <w:rPr>
          <w:rFonts w:ascii="Times New Roman" w:eastAsia="ＭＳ 明朝" w:hAnsi="Times New Roman"/>
        </w:rPr>
        <w:t>x</w:t>
      </w:r>
      <w:r w:rsidR="004C2AAF" w:rsidRPr="007671B2">
        <w:rPr>
          <w:rFonts w:ascii="Times New Roman" w:eastAsia="ＭＳ 明朝" w:hAnsi="Times New Roman" w:hint="eastAsia"/>
        </w:rPr>
        <w:t>が消え、</w:t>
      </w:r>
      <w:r w:rsidR="004C2AAF" w:rsidRPr="007671B2">
        <w:rPr>
          <w:rFonts w:ascii="Times New Roman" w:eastAsia="ＭＳ 明朝" w:hAnsi="Times New Roman" w:hint="eastAsia"/>
        </w:rPr>
        <w:t>22</w:t>
      </w:r>
      <w:r w:rsidR="004C2AAF" w:rsidRPr="007671B2">
        <w:rPr>
          <w:rFonts w:ascii="Times New Roman" w:eastAsia="ＭＳ 明朝" w:hAnsi="Times New Roman" w:hint="eastAsia"/>
        </w:rPr>
        <w:t>時間前の</w:t>
      </w:r>
      <w:r w:rsidR="001E7D3F" w:rsidRPr="007671B2">
        <w:rPr>
          <w:rFonts w:ascii="Times New Roman" w:eastAsia="ＭＳ 明朝" w:hAnsi="Times New Roman" w:hint="eastAsia"/>
        </w:rPr>
        <w:t>O</w:t>
      </w:r>
      <w:r w:rsidR="001E7D3F" w:rsidRPr="007671B2">
        <w:rPr>
          <w:rFonts w:ascii="Times New Roman" w:eastAsia="ＭＳ 明朝" w:hAnsi="Times New Roman"/>
        </w:rPr>
        <w:t>x</w:t>
      </w:r>
      <w:r w:rsidR="001E7D3F" w:rsidRPr="007671B2">
        <w:rPr>
          <w:rFonts w:ascii="Times New Roman" w:eastAsia="ＭＳ 明朝" w:hAnsi="Times New Roman" w:hint="eastAsia"/>
        </w:rPr>
        <w:t>が重複した特徴量として出てきた。</w:t>
      </w:r>
      <w:r w:rsidR="00743508" w:rsidRPr="007671B2">
        <w:rPr>
          <w:rFonts w:ascii="Times New Roman" w:eastAsia="ＭＳ 明朝" w:hAnsi="Times New Roman" w:hint="eastAsia"/>
        </w:rPr>
        <w:t>これらの特徴量はその他の時間帯で重複して出てくることはなかった。</w:t>
      </w:r>
      <w:r w:rsidR="006C0BA8" w:rsidRPr="007671B2">
        <w:rPr>
          <w:rFonts w:ascii="Times New Roman" w:eastAsia="ＭＳ 明朝" w:hAnsi="Times New Roman" w:hint="eastAsia"/>
        </w:rPr>
        <w:t>ただ、</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w:t>
      </w:r>
      <w:r w:rsidR="006C0BA8" w:rsidRPr="007671B2">
        <w:rPr>
          <w:rFonts w:ascii="Times New Roman" w:eastAsia="ＭＳ 明朝" w:hAnsi="Times New Roman" w:hint="eastAsia"/>
        </w:rPr>
        <w:t>Ox</w:t>
      </w:r>
      <w:r w:rsidR="006C0BA8" w:rsidRPr="007671B2">
        <w:rPr>
          <w:rFonts w:ascii="Times New Roman" w:eastAsia="ＭＳ 明朝" w:hAnsi="Times New Roman" w:hint="eastAsia"/>
        </w:rPr>
        <w:t>、</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時間前の湿度、</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時間前の気温はすべての時間で見られた。そのため東京では</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w:t>
      </w:r>
      <w:r w:rsidR="006C0BA8" w:rsidRPr="007671B2">
        <w:rPr>
          <w:rFonts w:ascii="Times New Roman" w:eastAsia="ＭＳ 明朝" w:hAnsi="Times New Roman" w:hint="eastAsia"/>
        </w:rPr>
        <w:t>Ox</w:t>
      </w:r>
      <w:r w:rsidR="006C0BA8" w:rsidRPr="007671B2">
        <w:rPr>
          <w:rFonts w:ascii="Times New Roman" w:eastAsia="ＭＳ 明朝" w:hAnsi="Times New Roman" w:hint="eastAsia"/>
        </w:rPr>
        <w:t>、</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時間前の湿度、</w:t>
      </w:r>
      <w:r w:rsidR="006C0BA8" w:rsidRPr="007671B2">
        <w:rPr>
          <w:rFonts w:ascii="Times New Roman" w:eastAsia="ＭＳ 明朝" w:hAnsi="Times New Roman" w:hint="eastAsia"/>
        </w:rPr>
        <w:t>1</w:t>
      </w:r>
      <w:r w:rsidR="006C0BA8" w:rsidRPr="007671B2">
        <w:rPr>
          <w:rFonts w:ascii="Times New Roman" w:eastAsia="ＭＳ 明朝" w:hAnsi="Times New Roman" w:hint="eastAsia"/>
        </w:rPr>
        <w:t>時間前の気温が必須の特徴量である可能性が考えられる。</w:t>
      </w:r>
    </w:p>
    <w:p w14:paraId="71F8F5B5" w14:textId="0A3236A5" w:rsidR="00743508" w:rsidRPr="007671B2" w:rsidRDefault="006C0BA8" w:rsidP="00743508">
      <w:pPr>
        <w:ind w:firstLineChars="100" w:firstLine="210"/>
        <w:rPr>
          <w:rFonts w:ascii="Times New Roman" w:eastAsia="ＭＳ 明朝" w:hAnsi="Times New Roman"/>
        </w:rPr>
      </w:pPr>
      <w:r w:rsidRPr="007671B2">
        <w:rPr>
          <w:rFonts w:ascii="Times New Roman" w:eastAsia="ＭＳ 明朝" w:hAnsi="Times New Roman" w:hint="eastAsia"/>
        </w:rPr>
        <w:t>埼玉では</w:t>
      </w:r>
      <w:r w:rsidRPr="007671B2">
        <w:rPr>
          <w:rFonts w:ascii="Times New Roman" w:eastAsia="ＭＳ 明朝" w:hAnsi="Times New Roman" w:hint="eastAsia"/>
        </w:rPr>
        <w:t>3</w:t>
      </w:r>
      <w:r w:rsidRPr="007671B2">
        <w:rPr>
          <w:rFonts w:ascii="Times New Roman" w:eastAsia="ＭＳ 明朝" w:hAnsi="Times New Roman" w:hint="eastAsia"/>
        </w:rPr>
        <w:t>時間後予測に</w:t>
      </w:r>
      <w:r w:rsidR="00EC0E68" w:rsidRPr="007671B2">
        <w:rPr>
          <w:rFonts w:ascii="Times New Roman" w:eastAsia="ＭＳ 明朝" w:hAnsi="Times New Roman" w:hint="eastAsia"/>
        </w:rPr>
        <w:t>のみ</w:t>
      </w:r>
      <w:r w:rsidR="00EC0E68" w:rsidRPr="007671B2">
        <w:rPr>
          <w:rFonts w:ascii="Times New Roman" w:eastAsia="ＭＳ 明朝" w:hAnsi="Times New Roman" w:hint="eastAsia"/>
        </w:rPr>
        <w:t>24</w:t>
      </w:r>
      <w:r w:rsidR="00EC0E68" w:rsidRPr="007671B2">
        <w:rPr>
          <w:rFonts w:ascii="Times New Roman" w:eastAsia="ＭＳ 明朝" w:hAnsi="Times New Roman" w:hint="eastAsia"/>
        </w:rPr>
        <w:t>時間前の気温が重複していた特徴量として出ていた。</w:t>
      </w:r>
      <w:r w:rsidR="00895352" w:rsidRPr="007671B2">
        <w:rPr>
          <w:rFonts w:ascii="Times New Roman" w:eastAsia="ＭＳ 明朝" w:hAnsi="Times New Roman" w:hint="eastAsia"/>
        </w:rPr>
        <w:t>これは</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時間前の気温と</w:t>
      </w:r>
      <w:r w:rsidR="00895352" w:rsidRPr="007671B2">
        <w:rPr>
          <w:rFonts w:ascii="Times New Roman" w:eastAsia="ＭＳ 明朝" w:hAnsi="Times New Roman" w:hint="eastAsia"/>
        </w:rPr>
        <w:t>24</w:t>
      </w:r>
      <w:r w:rsidR="00895352" w:rsidRPr="007671B2">
        <w:rPr>
          <w:rFonts w:ascii="Times New Roman" w:eastAsia="ＭＳ 明朝" w:hAnsi="Times New Roman" w:hint="eastAsia"/>
        </w:rPr>
        <w:t>時間前の気温の挙動が似ているために</w:t>
      </w:r>
      <w:r w:rsidR="00743508" w:rsidRPr="007671B2">
        <w:rPr>
          <w:rFonts w:ascii="Times New Roman" w:eastAsia="ＭＳ 明朝" w:hAnsi="Times New Roman" w:hint="eastAsia"/>
        </w:rPr>
        <w:t>偶発的に</w:t>
      </w:r>
      <w:r w:rsidR="00895352" w:rsidRPr="007671B2">
        <w:rPr>
          <w:rFonts w:ascii="Times New Roman" w:eastAsia="ＭＳ 明朝" w:hAnsi="Times New Roman" w:hint="eastAsia"/>
        </w:rPr>
        <w:t>出てきたものではと考える。</w:t>
      </w:r>
      <w:r w:rsidR="00743508" w:rsidRPr="007671B2">
        <w:rPr>
          <w:rFonts w:ascii="Times New Roman" w:eastAsia="ＭＳ 明朝" w:hAnsi="Times New Roman" w:hint="eastAsia"/>
        </w:rPr>
        <w:t>また、</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w:t>
      </w:r>
      <w:r w:rsidR="00895352" w:rsidRPr="007671B2">
        <w:rPr>
          <w:rFonts w:ascii="Times New Roman" w:eastAsia="ＭＳ 明朝" w:hAnsi="Times New Roman" w:hint="eastAsia"/>
        </w:rPr>
        <w:t>Ox</w:t>
      </w:r>
      <w:r w:rsidR="00895352" w:rsidRPr="007671B2">
        <w:rPr>
          <w:rFonts w:ascii="Times New Roman" w:eastAsia="ＭＳ 明朝" w:hAnsi="Times New Roman" w:hint="eastAsia"/>
        </w:rPr>
        <w:t>、</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時間前の湿度、</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時間前の気温はすべての時間で見られた。そのため埼玉では</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w:t>
      </w:r>
      <w:r w:rsidR="00895352" w:rsidRPr="007671B2">
        <w:rPr>
          <w:rFonts w:ascii="Times New Roman" w:eastAsia="ＭＳ 明朝" w:hAnsi="Times New Roman" w:hint="eastAsia"/>
        </w:rPr>
        <w:t>Ox</w:t>
      </w:r>
      <w:r w:rsidR="00895352" w:rsidRPr="007671B2">
        <w:rPr>
          <w:rFonts w:ascii="Times New Roman" w:eastAsia="ＭＳ 明朝" w:hAnsi="Times New Roman" w:hint="eastAsia"/>
        </w:rPr>
        <w:t>、</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時間前の湿度、</w:t>
      </w:r>
      <w:r w:rsidR="00895352" w:rsidRPr="007671B2">
        <w:rPr>
          <w:rFonts w:ascii="Times New Roman" w:eastAsia="ＭＳ 明朝" w:hAnsi="Times New Roman" w:hint="eastAsia"/>
        </w:rPr>
        <w:t>1</w:t>
      </w:r>
      <w:r w:rsidR="00895352" w:rsidRPr="007671B2">
        <w:rPr>
          <w:rFonts w:ascii="Times New Roman" w:eastAsia="ＭＳ 明朝" w:hAnsi="Times New Roman" w:hint="eastAsia"/>
        </w:rPr>
        <w:t>時間前の気温が必須の特徴量である可能性が考えられる。</w:t>
      </w:r>
    </w:p>
    <w:p w14:paraId="709F56DD" w14:textId="41E1119D" w:rsidR="00895352" w:rsidRPr="007671B2" w:rsidRDefault="00895352" w:rsidP="00895352">
      <w:pPr>
        <w:ind w:firstLineChars="100" w:firstLine="210"/>
        <w:rPr>
          <w:rFonts w:ascii="Times New Roman" w:eastAsia="ＭＳ 明朝" w:hAnsi="Times New Roman"/>
        </w:rPr>
      </w:pPr>
      <w:r w:rsidRPr="007671B2">
        <w:rPr>
          <w:rFonts w:ascii="Times New Roman" w:eastAsia="ＭＳ 明朝" w:hAnsi="Times New Roman" w:hint="eastAsia"/>
        </w:rPr>
        <w:t>東京、埼玉の重複している特徴量をまとめたものを表</w:t>
      </w:r>
      <w:r w:rsidRPr="007671B2">
        <w:rPr>
          <w:rFonts w:ascii="Times New Roman" w:eastAsia="ＭＳ 明朝" w:hAnsi="Times New Roman" w:hint="eastAsia"/>
        </w:rPr>
        <w:t>33</w:t>
      </w:r>
      <w:r w:rsidRPr="007671B2">
        <w:rPr>
          <w:rFonts w:ascii="Times New Roman" w:eastAsia="ＭＳ 明朝" w:hAnsi="Times New Roman" w:hint="eastAsia"/>
        </w:rPr>
        <w:t>に示した。</w:t>
      </w:r>
    </w:p>
    <w:p w14:paraId="3265FB9B" w14:textId="65AF0657" w:rsidR="00B80093" w:rsidRPr="007671B2" w:rsidRDefault="00B80093" w:rsidP="00B80093">
      <w:pPr>
        <w:jc w:val="center"/>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D9720B" w:rsidRPr="007671B2">
        <w:rPr>
          <w:rFonts w:ascii="Times New Roman" w:eastAsia="ＭＳ 明朝" w:hAnsi="Times New Roman" w:hint="eastAsia"/>
        </w:rPr>
        <w:t>4</w:t>
      </w:r>
      <w:r w:rsidRPr="007671B2">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D90851">
        <w:trPr>
          <w:trHeight w:val="416"/>
          <w:jc w:val="center"/>
        </w:trPr>
        <w:tc>
          <w:tcPr>
            <w:tcW w:w="1060" w:type="dxa"/>
            <w:shd w:val="clear" w:color="auto" w:fill="auto"/>
            <w:noWrap/>
            <w:vAlign w:val="center"/>
            <w:hideMark/>
          </w:tcPr>
          <w:p w14:paraId="0D724600" w14:textId="77777777" w:rsidR="00B80093" w:rsidRPr="00F26A0E" w:rsidRDefault="00B80093" w:rsidP="00D90851">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特徴量</w:t>
            </w:r>
          </w:p>
        </w:tc>
      </w:tr>
      <w:tr w:rsidR="00B80093" w:rsidRPr="00F26A0E" w14:paraId="7C8FA60F" w14:textId="77777777" w:rsidTr="00D90851">
        <w:trPr>
          <w:trHeight w:val="360"/>
          <w:jc w:val="center"/>
        </w:trPr>
        <w:tc>
          <w:tcPr>
            <w:tcW w:w="1060" w:type="dxa"/>
            <w:shd w:val="clear" w:color="auto" w:fill="auto"/>
            <w:noWrap/>
            <w:vAlign w:val="center"/>
            <w:hideMark/>
          </w:tcPr>
          <w:p w14:paraId="7B84231E" w14:textId="0CC61198"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174442B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5AA735BC" w14:textId="77777777" w:rsidTr="00D90851">
        <w:trPr>
          <w:trHeight w:val="360"/>
          <w:jc w:val="center"/>
        </w:trPr>
        <w:tc>
          <w:tcPr>
            <w:tcW w:w="1060" w:type="dxa"/>
            <w:shd w:val="clear" w:color="auto" w:fill="auto"/>
            <w:noWrap/>
            <w:vAlign w:val="center"/>
            <w:hideMark/>
          </w:tcPr>
          <w:p w14:paraId="2DE2961F" w14:textId="2DD516B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68A5E2B9"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704AE8F0" w14:textId="77777777" w:rsidTr="00D90851">
        <w:trPr>
          <w:trHeight w:val="360"/>
          <w:jc w:val="center"/>
        </w:trPr>
        <w:tc>
          <w:tcPr>
            <w:tcW w:w="1060" w:type="dxa"/>
            <w:shd w:val="clear" w:color="auto" w:fill="auto"/>
            <w:noWrap/>
            <w:vAlign w:val="center"/>
            <w:hideMark/>
          </w:tcPr>
          <w:p w14:paraId="5BC54509" w14:textId="27E7AF4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la</w:t>
            </w:r>
            <w:r w:rsidR="00FB4F76" w:rsidRPr="00FB4F76">
              <w:rPr>
                <w:rFonts w:ascii="Times New Roman" w:eastAsia="ＭＳ 明朝" w:hAnsi="Times New Roman" w:cs="ＭＳ Ｐゴシック" w:hint="eastAsia"/>
                <w:color w:val="000000"/>
                <w:kern w:val="0"/>
                <w:szCs w:val="21"/>
              </w:rPr>
              <w:t xml:space="preserve">g = </w:t>
            </w:r>
            <w:r w:rsidRPr="007671B2">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39F65F02"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r w:rsidR="00B80093" w:rsidRPr="00F26A0E" w14:paraId="6DFE1BDB" w14:textId="77777777" w:rsidTr="00D90851">
        <w:trPr>
          <w:trHeight w:val="360"/>
          <w:jc w:val="center"/>
        </w:trPr>
        <w:tc>
          <w:tcPr>
            <w:tcW w:w="1060" w:type="dxa"/>
            <w:shd w:val="clear" w:color="auto" w:fill="auto"/>
            <w:noWrap/>
            <w:vAlign w:val="center"/>
            <w:hideMark/>
          </w:tcPr>
          <w:p w14:paraId="04D73308"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7671B2">
              <w:rPr>
                <w:rFonts w:ascii="Times New Roman" w:eastAsia="ＭＳ 明朝" w:hAnsi="Times New Roman" w:cs="ＭＳ Ｐゴシック" w:hint="eastAsia"/>
                <w:color w:val="000000"/>
                <w:kern w:val="0"/>
                <w:szCs w:val="21"/>
              </w:rPr>
              <w:t>TEMP_01</w:t>
            </w:r>
          </w:p>
        </w:tc>
      </w:tr>
    </w:tbl>
    <w:p w14:paraId="1295E3BC" w14:textId="7E38EF5D" w:rsidR="00E02AF5" w:rsidRPr="007671B2" w:rsidRDefault="00B80093" w:rsidP="0084652F">
      <w:pPr>
        <w:ind w:firstLineChars="100" w:firstLine="210"/>
        <w:rPr>
          <w:rFonts w:ascii="Times New Roman" w:eastAsia="ＭＳ 明朝" w:hAnsi="Times New Roman"/>
        </w:rPr>
      </w:pPr>
      <w:r w:rsidRPr="007671B2">
        <w:rPr>
          <w:rFonts w:ascii="Times New Roman" w:eastAsia="ＭＳ 明朝" w:hAnsi="Times New Roman" w:hint="eastAsia"/>
        </w:rPr>
        <w:t>表</w:t>
      </w:r>
      <w:r w:rsidRPr="007671B2">
        <w:rPr>
          <w:rFonts w:ascii="Times New Roman" w:eastAsia="ＭＳ 明朝" w:hAnsi="Times New Roman" w:hint="eastAsia"/>
        </w:rPr>
        <w:t>3</w:t>
      </w:r>
      <w:r w:rsidR="00D9720B" w:rsidRPr="007671B2">
        <w:rPr>
          <w:rFonts w:ascii="Times New Roman" w:eastAsia="ＭＳ 明朝" w:hAnsi="Times New Roman" w:hint="eastAsia"/>
        </w:rPr>
        <w:t>4</w:t>
      </w:r>
      <w:r w:rsidRPr="007671B2">
        <w:rPr>
          <w:rFonts w:ascii="Times New Roman" w:eastAsia="ＭＳ 明朝" w:hAnsi="Times New Roman" w:hint="eastAsia"/>
        </w:rPr>
        <w:t>を見ると全てにおいて</w:t>
      </w:r>
      <w:r w:rsidRPr="007671B2">
        <w:rPr>
          <w:rFonts w:ascii="Times New Roman" w:eastAsia="ＭＳ 明朝" w:hAnsi="Times New Roman" w:hint="eastAsia"/>
        </w:rPr>
        <w:t>1</w:t>
      </w:r>
      <w:r w:rsidRPr="007671B2">
        <w:rPr>
          <w:rFonts w:ascii="Times New Roman" w:eastAsia="ＭＳ 明朝" w:hAnsi="Times New Roman" w:hint="eastAsia"/>
        </w:rPr>
        <w:t>時間前の</w:t>
      </w:r>
      <w:r w:rsidRPr="007671B2">
        <w:rPr>
          <w:rFonts w:ascii="Times New Roman" w:eastAsia="ＭＳ 明朝" w:hAnsi="Times New Roman" w:hint="eastAsia"/>
        </w:rPr>
        <w:t>Ox</w:t>
      </w:r>
      <w:r w:rsidRPr="007671B2">
        <w:rPr>
          <w:rFonts w:ascii="Times New Roman" w:eastAsia="ＭＳ 明朝" w:hAnsi="Times New Roman" w:hint="eastAsia"/>
        </w:rPr>
        <w:t>、</w:t>
      </w:r>
      <w:r w:rsidRPr="007671B2">
        <w:rPr>
          <w:rFonts w:ascii="Times New Roman" w:eastAsia="ＭＳ 明朝" w:hAnsi="Times New Roman" w:hint="eastAsia"/>
        </w:rPr>
        <w:t>1</w:t>
      </w:r>
      <w:r w:rsidRPr="007671B2">
        <w:rPr>
          <w:rFonts w:ascii="Times New Roman" w:eastAsia="ＭＳ 明朝" w:hAnsi="Times New Roman" w:hint="eastAsia"/>
        </w:rPr>
        <w:t>時間前の湿度、</w:t>
      </w:r>
      <w:r w:rsidRPr="007671B2">
        <w:rPr>
          <w:rFonts w:ascii="Times New Roman" w:eastAsia="ＭＳ 明朝" w:hAnsi="Times New Roman" w:hint="eastAsia"/>
        </w:rPr>
        <w:t>1</w:t>
      </w:r>
      <w:r w:rsidRPr="007671B2">
        <w:rPr>
          <w:rFonts w:ascii="Times New Roman" w:eastAsia="ＭＳ 明朝" w:hAnsi="Times New Roman" w:hint="eastAsia"/>
        </w:rPr>
        <w:t>時間前の気温が使われていた。</w:t>
      </w:r>
      <w:r w:rsidR="00144951" w:rsidRPr="007671B2">
        <w:rPr>
          <w:rFonts w:ascii="Times New Roman" w:eastAsia="ＭＳ 明朝" w:hAnsi="Times New Roman" w:hint="eastAsia"/>
        </w:rPr>
        <w:t>これらの事から、高濃度の</w:t>
      </w:r>
      <w:r w:rsidR="00144951" w:rsidRPr="007671B2">
        <w:rPr>
          <w:rFonts w:ascii="Times New Roman" w:eastAsia="ＭＳ 明朝" w:hAnsi="Times New Roman" w:hint="eastAsia"/>
        </w:rPr>
        <w:t>Ox</w:t>
      </w:r>
      <w:r w:rsidR="00144951" w:rsidRPr="007671B2">
        <w:rPr>
          <w:rFonts w:ascii="Times New Roman" w:eastAsia="ＭＳ 明朝" w:hAnsi="Times New Roman" w:hint="eastAsia"/>
        </w:rPr>
        <w:t>を予測するために必要になる特徴量は</w:t>
      </w:r>
      <w:r w:rsidR="00144951" w:rsidRPr="007671B2">
        <w:rPr>
          <w:rFonts w:ascii="Times New Roman" w:eastAsia="ＭＳ 明朝" w:hAnsi="Times New Roman" w:hint="eastAsia"/>
        </w:rPr>
        <w:t>1</w:t>
      </w:r>
      <w:r w:rsidR="00144951" w:rsidRPr="007671B2">
        <w:rPr>
          <w:rFonts w:ascii="Times New Roman" w:eastAsia="ＭＳ 明朝" w:hAnsi="Times New Roman" w:hint="eastAsia"/>
        </w:rPr>
        <w:t>時間前の</w:t>
      </w:r>
      <w:r w:rsidR="00144951" w:rsidRPr="007671B2">
        <w:rPr>
          <w:rFonts w:ascii="Times New Roman" w:eastAsia="ＭＳ 明朝" w:hAnsi="Times New Roman" w:hint="eastAsia"/>
        </w:rPr>
        <w:t>Ox</w:t>
      </w:r>
      <w:r w:rsidR="00144951" w:rsidRPr="007671B2">
        <w:rPr>
          <w:rFonts w:ascii="Times New Roman" w:eastAsia="ＭＳ 明朝" w:hAnsi="Times New Roman" w:hint="eastAsia"/>
        </w:rPr>
        <w:t>、</w:t>
      </w:r>
      <w:r w:rsidR="00144951" w:rsidRPr="007671B2">
        <w:rPr>
          <w:rFonts w:ascii="Times New Roman" w:eastAsia="ＭＳ 明朝" w:hAnsi="Times New Roman" w:hint="eastAsia"/>
        </w:rPr>
        <w:lastRenderedPageBreak/>
        <w:t>1</w:t>
      </w:r>
      <w:r w:rsidR="00144951" w:rsidRPr="007671B2">
        <w:rPr>
          <w:rFonts w:ascii="Times New Roman" w:eastAsia="ＭＳ 明朝" w:hAnsi="Times New Roman" w:hint="eastAsia"/>
        </w:rPr>
        <w:t>時間前の湿度、</w:t>
      </w:r>
      <w:r w:rsidR="00144951" w:rsidRPr="007671B2">
        <w:rPr>
          <w:rFonts w:ascii="Times New Roman" w:eastAsia="ＭＳ 明朝" w:hAnsi="Times New Roman" w:hint="eastAsia"/>
        </w:rPr>
        <w:t>1</w:t>
      </w:r>
      <w:r w:rsidR="0084652F" w:rsidRPr="007671B2">
        <w:rPr>
          <w:rFonts w:ascii="Times New Roman" w:eastAsia="ＭＳ 明朝" w:hAnsi="Times New Roman" w:hint="eastAsia"/>
        </w:rPr>
        <w:t>時間前の気温ではないかと考える</w:t>
      </w:r>
      <w:r w:rsidR="00144951" w:rsidRPr="007671B2">
        <w:rPr>
          <w:rFonts w:ascii="Times New Roman" w:eastAsia="ＭＳ 明朝" w:hAnsi="Times New Roman" w:hint="eastAsia"/>
        </w:rPr>
        <w:t>。また、</w:t>
      </w:r>
      <w:r w:rsidR="00BA0D42" w:rsidRPr="007671B2">
        <w:rPr>
          <w:rFonts w:ascii="Times New Roman" w:eastAsia="ＭＳ 明朝" w:hAnsi="Times New Roman" w:hint="eastAsia"/>
        </w:rPr>
        <w:t>高濃度の</w:t>
      </w:r>
      <w:r w:rsidR="00BA0D42" w:rsidRPr="007671B2">
        <w:rPr>
          <w:rFonts w:ascii="Times New Roman" w:eastAsia="ＭＳ 明朝" w:hAnsi="Times New Roman" w:hint="eastAsia"/>
        </w:rPr>
        <w:t>Ox</w:t>
      </w:r>
      <w:r w:rsidR="00BA0D42" w:rsidRPr="007671B2">
        <w:rPr>
          <w:rFonts w:ascii="Times New Roman" w:eastAsia="ＭＳ 明朝" w:hAnsi="Times New Roman" w:hint="eastAsia"/>
        </w:rPr>
        <w:t>を予測するにあたって</w:t>
      </w:r>
      <w:r w:rsidR="00BA0D42" w:rsidRPr="007671B2">
        <w:rPr>
          <w:rFonts w:ascii="Times New Roman" w:eastAsia="ＭＳ 明朝" w:hAnsi="Times New Roman" w:hint="eastAsia"/>
        </w:rPr>
        <w:t>n</w:t>
      </w:r>
      <w:r w:rsidR="00BA0D42" w:rsidRPr="007671B2">
        <w:rPr>
          <w:rFonts w:ascii="Times New Roman" w:eastAsia="ＭＳ 明朝" w:hAnsi="Times New Roman" w:hint="eastAsia"/>
        </w:rPr>
        <w:t>時間後及び地点によって最適な特徴</w:t>
      </w:r>
      <w:r w:rsidRPr="007671B2">
        <w:rPr>
          <w:rFonts w:ascii="Times New Roman" w:eastAsia="ＭＳ 明朝" w:hAnsi="Times New Roman" w:hint="eastAsia"/>
        </w:rPr>
        <w:t>量は違うと考えられる</w:t>
      </w:r>
      <w:r w:rsidR="00BA0D42" w:rsidRPr="007671B2">
        <w:rPr>
          <w:rFonts w:ascii="Times New Roman" w:eastAsia="ＭＳ 明朝" w:hAnsi="Times New Roman" w:hint="eastAsia"/>
        </w:rPr>
        <w:t>。そのため、地点と</w:t>
      </w:r>
      <w:r w:rsidR="00BA0D42" w:rsidRPr="007671B2">
        <w:rPr>
          <w:rFonts w:ascii="Times New Roman" w:eastAsia="ＭＳ 明朝" w:hAnsi="Times New Roman" w:hint="eastAsia"/>
        </w:rPr>
        <w:t>n</w:t>
      </w:r>
      <w:r w:rsidR="00BA0D42" w:rsidRPr="007671B2">
        <w:rPr>
          <w:rFonts w:ascii="Times New Roman" w:eastAsia="ＭＳ 明朝" w:hAnsi="Times New Roman" w:hint="eastAsia"/>
        </w:rPr>
        <w:t>時間予測に合わせた特徴量の剪定を行うことが重要だと考える。</w:t>
      </w:r>
    </w:p>
    <w:p w14:paraId="6BC00005" w14:textId="4627EA28" w:rsidR="00371EF8" w:rsidRPr="007671B2" w:rsidRDefault="00321FD5" w:rsidP="00371EF8">
      <w:pPr>
        <w:ind w:firstLineChars="100" w:firstLine="210"/>
        <w:rPr>
          <w:rFonts w:ascii="Times New Roman" w:eastAsia="ＭＳ 明朝" w:hAnsi="Times New Roman"/>
        </w:rPr>
      </w:pPr>
      <w:r w:rsidRPr="007671B2">
        <w:rPr>
          <w:rFonts w:ascii="Times New Roman" w:eastAsia="ＭＳ 明朝" w:hAnsi="Times New Roman" w:hint="eastAsia"/>
        </w:rPr>
        <w:t>今回のように全データを学習させた後に重要度を算出、その後需要度が高い特徴量を</w:t>
      </w:r>
      <w:r w:rsidR="0084652F" w:rsidRPr="007671B2">
        <w:rPr>
          <w:rFonts w:ascii="Times New Roman" w:eastAsia="ＭＳ 明朝" w:hAnsi="Times New Roman" w:hint="eastAsia"/>
        </w:rPr>
        <w:t>抽出</w:t>
      </w:r>
      <w:r w:rsidRPr="007671B2">
        <w:rPr>
          <w:rFonts w:ascii="Times New Roman" w:eastAsia="ＭＳ 明朝" w:hAnsi="Times New Roman" w:hint="eastAsia"/>
        </w:rPr>
        <w:t>することは、ベンチマークよりも</w:t>
      </w:r>
      <w:r w:rsidR="0084652F" w:rsidRPr="007671B2">
        <w:rPr>
          <w:rFonts w:ascii="Times New Roman" w:eastAsia="ＭＳ 明朝" w:hAnsi="Times New Roman" w:hint="eastAsia"/>
        </w:rPr>
        <w:t>高精度なモデルが作成できた</w:t>
      </w:r>
      <w:r w:rsidRPr="007671B2">
        <w:rPr>
          <w:rFonts w:ascii="Times New Roman" w:eastAsia="ＭＳ 明朝" w:hAnsi="Times New Roman" w:hint="eastAsia"/>
        </w:rPr>
        <w:t>。そのため、手当たり次第に特徴量を抜き差しするよりも有効な方法であったといえるだろう。</w:t>
      </w:r>
      <w:r w:rsidR="009010E4" w:rsidRPr="007671B2">
        <w:rPr>
          <w:rFonts w:ascii="Times New Roman" w:eastAsia="ＭＳ 明朝" w:hAnsi="Times New Roman" w:hint="eastAsia"/>
        </w:rPr>
        <w:t>すなわち</w:t>
      </w:r>
      <w:r w:rsidR="009010E4" w:rsidRPr="007671B2">
        <w:rPr>
          <w:rFonts w:ascii="Times New Roman" w:eastAsia="ＭＳ 明朝" w:hAnsi="Times New Roman" w:hint="eastAsia"/>
        </w:rPr>
        <w:t>3.5</w:t>
      </w:r>
      <w:r w:rsidR="009010E4" w:rsidRPr="007671B2">
        <w:rPr>
          <w:rFonts w:ascii="Times New Roman" w:eastAsia="ＭＳ 明朝" w:hAnsi="Times New Roman" w:hint="eastAsia"/>
        </w:rPr>
        <w:t>で立てた「</w:t>
      </w:r>
      <w:r w:rsidR="009010E4" w:rsidRPr="007671B2">
        <w:rPr>
          <w:rFonts w:ascii="Times New Roman" w:eastAsia="ＭＳ 明朝" w:hAnsi="Times New Roman"/>
        </w:rPr>
        <w:t>探索を行うにあたって、高濃度域で特徴量需要度が高いものが最適な特徴量になる</w:t>
      </w:r>
      <w:r w:rsidR="009010E4" w:rsidRPr="007671B2">
        <w:rPr>
          <w:rFonts w:ascii="Times New Roman" w:eastAsia="ＭＳ 明朝" w:hAnsi="Times New Roman" w:hint="eastAsia"/>
        </w:rPr>
        <w:t>」</w:t>
      </w:r>
      <w:r w:rsidR="009010E4" w:rsidRPr="007671B2">
        <w:rPr>
          <w:rFonts w:ascii="Times New Roman" w:eastAsia="ＭＳ 明朝" w:hAnsi="Times New Roman"/>
        </w:rPr>
        <w:t>と</w:t>
      </w:r>
      <w:r w:rsidR="009010E4" w:rsidRPr="007671B2">
        <w:rPr>
          <w:rFonts w:ascii="Times New Roman" w:eastAsia="ＭＳ 明朝" w:hAnsi="Times New Roman" w:hint="eastAsia"/>
        </w:rPr>
        <w:t>いう</w:t>
      </w:r>
      <w:r w:rsidR="0045160B" w:rsidRPr="007671B2">
        <w:rPr>
          <w:rFonts w:ascii="Times New Roman" w:eastAsia="ＭＳ 明朝" w:hAnsi="Times New Roman" w:hint="eastAsia"/>
        </w:rPr>
        <w:t>仮説</w:t>
      </w:r>
      <w:r w:rsidR="0045160B" w:rsidRPr="007671B2">
        <w:rPr>
          <w:rFonts w:ascii="Times New Roman" w:eastAsia="ＭＳ 明朝" w:hAnsi="Times New Roman"/>
        </w:rPr>
        <w:t>を完全に支持するものではないが、本研究の結果はその可能性を示している。</w:t>
      </w:r>
    </w:p>
    <w:p w14:paraId="20E664D4" w14:textId="77777777" w:rsidR="005056E1" w:rsidRPr="007671B2" w:rsidRDefault="005056E1" w:rsidP="005056E1">
      <w:pPr>
        <w:rPr>
          <w:rFonts w:ascii="Times New Roman" w:eastAsia="ＭＳ 明朝" w:hAnsi="Times New Roman"/>
        </w:rPr>
      </w:pPr>
    </w:p>
    <w:p w14:paraId="32F09EF8" w14:textId="1F50B342" w:rsidR="006C0BA8" w:rsidRPr="007671B2" w:rsidRDefault="005056E1" w:rsidP="0084652F">
      <w:pPr>
        <w:pStyle w:val="1"/>
        <w:rPr>
          <w:rFonts w:ascii="Times New Roman" w:eastAsia="ＭＳ 明朝" w:hAnsi="Times New Roman"/>
          <w:sz w:val="21"/>
          <w:szCs w:val="21"/>
        </w:rPr>
      </w:pPr>
      <w:bookmarkStart w:id="34" w:name="_Toc189069617"/>
      <w:r w:rsidRPr="007671B2">
        <w:rPr>
          <w:rFonts w:ascii="Times New Roman" w:eastAsia="ＭＳ 明朝" w:hAnsi="Times New Roman" w:hint="eastAsia"/>
          <w:sz w:val="21"/>
          <w:szCs w:val="21"/>
        </w:rPr>
        <w:t>6.</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まとめ</w:t>
      </w:r>
      <w:bookmarkEnd w:id="34"/>
    </w:p>
    <w:p w14:paraId="0F39464F" w14:textId="4817B7FE" w:rsidR="00BA0D42" w:rsidRPr="007671B2" w:rsidRDefault="00BA0D42" w:rsidP="00BA0D42">
      <w:pPr>
        <w:ind w:firstLineChars="100" w:firstLine="210"/>
        <w:rPr>
          <w:rFonts w:ascii="Times New Roman" w:eastAsia="ＭＳ 明朝" w:hAnsi="Times New Roman"/>
        </w:rPr>
      </w:pPr>
      <w:r w:rsidRPr="007671B2">
        <w:rPr>
          <w:rFonts w:ascii="Times New Roman" w:eastAsia="ＭＳ 明朝" w:hAnsi="Times New Roman" w:hint="eastAsia"/>
        </w:rPr>
        <w:t>本研究では高濃度を</w:t>
      </w:r>
      <w:r w:rsidR="00371EF8" w:rsidRPr="007671B2">
        <w:rPr>
          <w:rFonts w:ascii="Times New Roman" w:eastAsia="ＭＳ 明朝" w:hAnsi="Times New Roman" w:hint="eastAsia"/>
        </w:rPr>
        <w:t>高精度</w:t>
      </w:r>
      <w:r w:rsidRPr="007671B2">
        <w:rPr>
          <w:rFonts w:ascii="Times New Roman" w:eastAsia="ＭＳ 明朝" w:hAnsi="Times New Roman" w:hint="eastAsia"/>
        </w:rPr>
        <w:t>に予測できる特徴量の探索を行った。その結果、</w:t>
      </w:r>
      <w:r w:rsidRPr="007671B2">
        <w:rPr>
          <w:rFonts w:ascii="Times New Roman" w:eastAsia="ＭＳ 明朝" w:hAnsi="Times New Roman" w:hint="eastAsia"/>
        </w:rPr>
        <w:t>n</w:t>
      </w:r>
      <w:r w:rsidRPr="007671B2">
        <w:rPr>
          <w:rFonts w:ascii="Times New Roman" w:eastAsia="ＭＳ 明朝" w:hAnsi="Times New Roman" w:hint="eastAsia"/>
        </w:rPr>
        <w:t>時間後予測や地点によって最適な特徴量は違っていた。その中で、重複していた特徴量は</w:t>
      </w:r>
      <w:r w:rsidRPr="007671B2">
        <w:rPr>
          <w:rFonts w:ascii="Times New Roman" w:eastAsia="ＭＳ 明朝" w:hAnsi="Times New Roman" w:hint="eastAsia"/>
        </w:rPr>
        <w:t>1</w:t>
      </w:r>
      <w:r w:rsidRPr="007671B2">
        <w:rPr>
          <w:rFonts w:ascii="Times New Roman" w:eastAsia="ＭＳ 明朝" w:hAnsi="Times New Roman" w:hint="eastAsia"/>
        </w:rPr>
        <w:t>時間前の</w:t>
      </w:r>
      <w:r w:rsidRPr="007671B2">
        <w:rPr>
          <w:rFonts w:ascii="Times New Roman" w:eastAsia="ＭＳ 明朝" w:hAnsi="Times New Roman" w:hint="eastAsia"/>
        </w:rPr>
        <w:t>Ox</w:t>
      </w:r>
      <w:r w:rsidRPr="007671B2">
        <w:rPr>
          <w:rFonts w:ascii="Times New Roman" w:eastAsia="ＭＳ 明朝" w:hAnsi="Times New Roman" w:hint="eastAsia"/>
        </w:rPr>
        <w:t>、</w:t>
      </w:r>
      <w:r w:rsidRPr="007671B2">
        <w:rPr>
          <w:rFonts w:ascii="Times New Roman" w:eastAsia="ＭＳ 明朝" w:hAnsi="Times New Roman" w:hint="eastAsia"/>
        </w:rPr>
        <w:t>1</w:t>
      </w:r>
      <w:r w:rsidRPr="007671B2">
        <w:rPr>
          <w:rFonts w:ascii="Times New Roman" w:eastAsia="ＭＳ 明朝" w:hAnsi="Times New Roman" w:hint="eastAsia"/>
        </w:rPr>
        <w:t>時間前の湿度、</w:t>
      </w:r>
      <w:r w:rsidRPr="007671B2">
        <w:rPr>
          <w:rFonts w:ascii="Times New Roman" w:eastAsia="ＭＳ 明朝" w:hAnsi="Times New Roman" w:hint="eastAsia"/>
        </w:rPr>
        <w:t>1</w:t>
      </w:r>
      <w:r w:rsidRPr="007671B2">
        <w:rPr>
          <w:rFonts w:ascii="Times New Roman" w:eastAsia="ＭＳ 明朝" w:hAnsi="Times New Roman" w:hint="eastAsia"/>
        </w:rPr>
        <w:t>時間前の気温であり、これらが高濃度域の</w:t>
      </w:r>
      <w:r w:rsidRPr="007671B2">
        <w:rPr>
          <w:rFonts w:ascii="Times New Roman" w:eastAsia="ＭＳ 明朝" w:hAnsi="Times New Roman" w:hint="eastAsia"/>
        </w:rPr>
        <w:t>Ox</w:t>
      </w:r>
      <w:r w:rsidRPr="007671B2">
        <w:rPr>
          <w:rFonts w:ascii="Times New Roman" w:eastAsia="ＭＳ 明朝" w:hAnsi="Times New Roman" w:hint="eastAsia"/>
        </w:rPr>
        <w:t>を予測するうえで欠かせない特徴量であることが示唆された。</w:t>
      </w:r>
      <w:r w:rsidR="0045160B" w:rsidRPr="007671B2">
        <w:rPr>
          <w:rFonts w:ascii="Times New Roman" w:eastAsia="ＭＳ 明朝" w:hAnsi="Times New Roman" w:hint="eastAsia"/>
        </w:rPr>
        <w:t>また、「</w:t>
      </w:r>
      <w:r w:rsidR="0045160B" w:rsidRPr="007671B2">
        <w:rPr>
          <w:rFonts w:ascii="Times New Roman" w:eastAsia="ＭＳ 明朝" w:hAnsi="Times New Roman"/>
        </w:rPr>
        <w:t>探索を行うにあたって、高濃度域で特徴量需要度が高いものが最適な特徴量になる</w:t>
      </w:r>
      <w:r w:rsidR="0045160B" w:rsidRPr="007671B2">
        <w:rPr>
          <w:rFonts w:ascii="Times New Roman" w:eastAsia="ＭＳ 明朝" w:hAnsi="Times New Roman" w:hint="eastAsia"/>
        </w:rPr>
        <w:t>」</w:t>
      </w:r>
      <w:r w:rsidR="0045160B" w:rsidRPr="007671B2">
        <w:rPr>
          <w:rFonts w:ascii="Times New Roman" w:eastAsia="ＭＳ 明朝" w:hAnsi="Times New Roman"/>
        </w:rPr>
        <w:t>と</w:t>
      </w:r>
      <w:r w:rsidR="0045160B" w:rsidRPr="007671B2">
        <w:rPr>
          <w:rFonts w:ascii="Times New Roman" w:eastAsia="ＭＳ 明朝" w:hAnsi="Times New Roman" w:hint="eastAsia"/>
        </w:rPr>
        <w:t>いう仮説</w:t>
      </w:r>
      <w:r w:rsidR="0045160B" w:rsidRPr="007671B2">
        <w:rPr>
          <w:rFonts w:ascii="Times New Roman" w:eastAsia="ＭＳ 明朝" w:hAnsi="Times New Roman"/>
        </w:rPr>
        <w:t>を完全に支持するものではないが、本研究の結果はその可能性を示している。</w:t>
      </w:r>
    </w:p>
    <w:p w14:paraId="0DBD1311" w14:textId="77777777" w:rsidR="00BA0D42" w:rsidRPr="007671B2" w:rsidRDefault="00BA0D42" w:rsidP="00BA0D42">
      <w:pPr>
        <w:rPr>
          <w:rFonts w:ascii="Times New Roman" w:eastAsia="ＭＳ 明朝" w:hAnsi="Times New Roman"/>
        </w:rPr>
      </w:pPr>
    </w:p>
    <w:p w14:paraId="01AA65D3" w14:textId="6F88345B" w:rsidR="00654C7B" w:rsidRPr="007671B2" w:rsidRDefault="00F51342" w:rsidP="00654C7B">
      <w:pPr>
        <w:pStyle w:val="1"/>
        <w:rPr>
          <w:rFonts w:ascii="Times New Roman" w:eastAsia="ＭＳ 明朝" w:hAnsi="Times New Roman"/>
          <w:sz w:val="21"/>
          <w:szCs w:val="21"/>
        </w:rPr>
      </w:pPr>
      <w:bookmarkStart w:id="35" w:name="_Toc189069618"/>
      <w:r w:rsidRPr="007671B2">
        <w:rPr>
          <w:rFonts w:ascii="Times New Roman" w:eastAsia="ＭＳ 明朝" w:hAnsi="Times New Roman" w:hint="eastAsia"/>
          <w:sz w:val="21"/>
          <w:szCs w:val="21"/>
        </w:rPr>
        <w:t>7.</w:t>
      </w:r>
      <w:r w:rsidRPr="007671B2">
        <w:rPr>
          <w:rFonts w:ascii="Times New Roman" w:eastAsia="ＭＳ 明朝" w:hAnsi="Times New Roman" w:hint="eastAsia"/>
          <w:sz w:val="21"/>
          <w:szCs w:val="21"/>
        </w:rPr>
        <w:t xml:space="preserve">　謝辞</w:t>
      </w:r>
      <w:bookmarkEnd w:id="35"/>
    </w:p>
    <w:p w14:paraId="574D817E" w14:textId="5C03E006" w:rsidR="00654C7B" w:rsidRPr="007671B2" w:rsidRDefault="00654C7B" w:rsidP="00654C7B">
      <w:pPr>
        <w:rPr>
          <w:rFonts w:ascii="Times New Roman" w:eastAsia="ＭＳ 明朝" w:hAnsi="Times New Roman"/>
        </w:rPr>
      </w:pPr>
      <w:r w:rsidRPr="007671B2">
        <w:rPr>
          <w:rFonts w:ascii="Times New Roman" w:eastAsia="ＭＳ 明朝" w:hAnsi="Times New Roman" w:hint="eastAsia"/>
        </w:rPr>
        <w:t xml:space="preserve">　本研究を行うにあたって</w:t>
      </w:r>
      <w:r w:rsidR="00463B24" w:rsidRPr="007671B2">
        <w:rPr>
          <w:rFonts w:ascii="Times New Roman" w:eastAsia="ＭＳ 明朝" w:hAnsi="Times New Roman" w:hint="eastAsia"/>
        </w:rPr>
        <w:t>指導教官である櫻井先生には、研究の方針を考える際や行き詰った際などにたくさんのご助言をいただきました。また、本研究室の院生である細越さん、入澤さん、高井さんに</w:t>
      </w:r>
      <w:r w:rsidRPr="007671B2">
        <w:rPr>
          <w:rFonts w:ascii="Times New Roman" w:eastAsia="ＭＳ 明朝" w:hAnsi="Times New Roman" w:hint="eastAsia"/>
        </w:rPr>
        <w:t>ご助言</w:t>
      </w:r>
      <w:r w:rsidR="00463B24" w:rsidRPr="007671B2">
        <w:rPr>
          <w:rFonts w:ascii="Times New Roman" w:eastAsia="ＭＳ 明朝" w:hAnsi="Times New Roman" w:hint="eastAsia"/>
        </w:rPr>
        <w:t>やデータの抽出など様々な場面でご協力をしていただき、同期には</w:t>
      </w:r>
      <w:r w:rsidR="00E26AAD" w:rsidRPr="007671B2">
        <w:rPr>
          <w:rFonts w:ascii="Times New Roman" w:eastAsia="ＭＳ 明朝" w:hAnsi="Times New Roman" w:hint="eastAsia"/>
        </w:rPr>
        <w:t>違った視点からの意見をいただき新たな知見を得ることができました。</w:t>
      </w:r>
      <w:r w:rsidR="00FF7140" w:rsidRPr="007671B2">
        <w:rPr>
          <w:rFonts w:ascii="Times New Roman" w:eastAsia="ＭＳ 明朝" w:hAnsi="Times New Roman" w:hint="eastAsia"/>
        </w:rPr>
        <w:t>ここで上げさせていただいた皆様のおかげで本研究を行うことが出来ましたことこの場をお借りして感謝申し上げます。</w:t>
      </w:r>
    </w:p>
    <w:p w14:paraId="403FE221" w14:textId="623A8B4D" w:rsidR="00F51342" w:rsidRPr="007671B2" w:rsidRDefault="00F51342" w:rsidP="00FD7827">
      <w:pPr>
        <w:widowControl/>
        <w:jc w:val="left"/>
        <w:rPr>
          <w:rFonts w:ascii="Times New Roman" w:eastAsia="ＭＳ 明朝" w:hAnsi="Times New Roman"/>
        </w:rPr>
      </w:pPr>
      <w:r w:rsidRPr="007671B2">
        <w:rPr>
          <w:rFonts w:ascii="Times New Roman" w:eastAsia="ＭＳ 明朝" w:hAnsi="Times New Roman"/>
        </w:rPr>
        <w:br w:type="page"/>
      </w:r>
    </w:p>
    <w:p w14:paraId="6DD2E560" w14:textId="09744C13" w:rsidR="00F51342" w:rsidRPr="007671B2" w:rsidRDefault="00FD7827" w:rsidP="00FD7827">
      <w:pPr>
        <w:pStyle w:val="1"/>
        <w:rPr>
          <w:rFonts w:ascii="Times New Roman" w:eastAsia="ＭＳ 明朝" w:hAnsi="Times New Roman"/>
          <w:sz w:val="21"/>
          <w:szCs w:val="21"/>
        </w:rPr>
      </w:pPr>
      <w:bookmarkStart w:id="36" w:name="_Toc189069619"/>
      <w:r w:rsidRPr="007671B2">
        <w:rPr>
          <w:rFonts w:ascii="Times New Roman" w:eastAsia="ＭＳ 明朝" w:hAnsi="Times New Roman" w:hint="eastAsia"/>
          <w:sz w:val="21"/>
          <w:szCs w:val="21"/>
        </w:rPr>
        <w:lastRenderedPageBreak/>
        <w:t>8.</w:t>
      </w:r>
      <w:r w:rsidRPr="007671B2">
        <w:rPr>
          <w:rFonts w:ascii="Times New Roman" w:eastAsia="ＭＳ 明朝" w:hAnsi="Times New Roman" w:hint="eastAsia"/>
          <w:sz w:val="21"/>
          <w:szCs w:val="21"/>
        </w:rPr>
        <w:t xml:space="preserve">　</w:t>
      </w:r>
      <w:r w:rsidR="00F51342" w:rsidRPr="007671B2">
        <w:rPr>
          <w:rFonts w:ascii="Times New Roman" w:eastAsia="ＭＳ 明朝" w:hAnsi="Times New Roman" w:hint="eastAsia"/>
          <w:sz w:val="21"/>
          <w:szCs w:val="21"/>
        </w:rPr>
        <w:t>参考文献</w:t>
      </w:r>
      <w:bookmarkEnd w:id="36"/>
    </w:p>
    <w:p w14:paraId="4EB68876"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1)</w:t>
      </w:r>
      <w:r w:rsidRPr="007671B2">
        <w:rPr>
          <w:rFonts w:ascii="Times New Roman" w:eastAsia="ＭＳ 明朝" w:hAnsi="Times New Roman" w:hint="eastAsia"/>
        </w:rPr>
        <w:t>・・・　環境省（令和</w:t>
      </w:r>
      <w:r w:rsidRPr="007671B2">
        <w:rPr>
          <w:rFonts w:ascii="Times New Roman" w:eastAsia="ＭＳ 明朝" w:hAnsi="Times New Roman" w:hint="eastAsia"/>
        </w:rPr>
        <w:t>5</w:t>
      </w:r>
      <w:r w:rsidRPr="007671B2">
        <w:rPr>
          <w:rFonts w:ascii="Times New Roman" w:eastAsia="ＭＳ 明朝" w:hAnsi="Times New Roman" w:hint="eastAsia"/>
        </w:rPr>
        <w:t>年）</w:t>
      </w:r>
      <w:r w:rsidRPr="007671B2">
        <w:rPr>
          <w:rFonts w:ascii="Times New Roman" w:eastAsia="ＭＳ 明朝" w:hAnsi="Times New Roman" w:hint="eastAsia"/>
        </w:rPr>
        <w:t xml:space="preserve">: </w:t>
      </w:r>
      <w:r w:rsidRPr="007671B2">
        <w:rPr>
          <w:rFonts w:ascii="Times New Roman" w:eastAsia="ＭＳ 明朝" w:hAnsi="Times New Roman"/>
        </w:rPr>
        <w:t>“</w:t>
      </w:r>
      <w:r w:rsidRPr="007671B2">
        <w:rPr>
          <w:rFonts w:ascii="Times New Roman" w:eastAsia="ＭＳ 明朝" w:hAnsi="Times New Roman"/>
        </w:rPr>
        <w:t>令和５年光化学大気汚染の概要</w:t>
      </w:r>
      <w:r w:rsidRPr="007671B2">
        <w:rPr>
          <w:rFonts w:ascii="Times New Roman" w:eastAsia="ＭＳ 明朝" w:hAnsi="Times New Roman" w:hint="eastAsia"/>
        </w:rPr>
        <w:t>－注意報等発令状況、被害届出状況－</w:t>
      </w:r>
      <w:r w:rsidRPr="007671B2">
        <w:rPr>
          <w:rFonts w:ascii="Times New Roman" w:eastAsia="ＭＳ 明朝" w:hAnsi="Times New Roman"/>
        </w:rPr>
        <w:t>”</w:t>
      </w:r>
      <w:r w:rsidRPr="007671B2">
        <w:rPr>
          <w:rFonts w:ascii="Times New Roman" w:eastAsia="ＭＳ 明朝" w:hAnsi="Times New Roman" w:hint="eastAsia"/>
        </w:rPr>
        <w:t xml:space="preserve">, </w:t>
      </w:r>
      <w:r w:rsidRPr="007671B2">
        <w:rPr>
          <w:rFonts w:ascii="Times New Roman" w:eastAsia="ＭＳ 明朝" w:hAnsi="Times New Roman" w:hint="eastAsia"/>
        </w:rPr>
        <w:t>環境省</w:t>
      </w:r>
    </w:p>
    <w:p w14:paraId="4B9E08FC"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2)</w:t>
      </w:r>
      <w:r w:rsidRPr="007671B2">
        <w:rPr>
          <w:rFonts w:ascii="Times New Roman" w:eastAsia="ＭＳ 明朝" w:hAnsi="Times New Roman" w:hint="eastAsia"/>
        </w:rPr>
        <w:t>・・・　細越英彰</w:t>
      </w:r>
      <w:r w:rsidRPr="007671B2">
        <w:rPr>
          <w:rFonts w:ascii="Times New Roman" w:eastAsia="ＭＳ 明朝" w:hAnsi="Times New Roman" w:hint="eastAsia"/>
        </w:rPr>
        <w:t xml:space="preserve">(2022) : </w:t>
      </w:r>
      <w:r w:rsidRPr="007671B2">
        <w:rPr>
          <w:rFonts w:ascii="Times New Roman" w:eastAsia="ＭＳ 明朝" w:hAnsi="Times New Roman"/>
        </w:rPr>
        <w:t>“</w:t>
      </w:r>
      <w:r w:rsidRPr="007671B2">
        <w:rPr>
          <w:rFonts w:ascii="Times New Roman" w:eastAsia="ＭＳ 明朝" w:hAnsi="Times New Roman" w:hint="eastAsia"/>
        </w:rPr>
        <w:t>ディープラーニングを用いた光化学オキシダント濃度の短期予測</w:t>
      </w:r>
      <w:r w:rsidRPr="007671B2">
        <w:rPr>
          <w:rFonts w:ascii="Times New Roman" w:eastAsia="ＭＳ 明朝" w:hAnsi="Times New Roman"/>
        </w:rPr>
        <w:t>”</w:t>
      </w:r>
      <w:r w:rsidRPr="007671B2">
        <w:rPr>
          <w:rFonts w:ascii="Times New Roman" w:eastAsia="ＭＳ 明朝" w:hAnsi="Times New Roman" w:hint="eastAsia"/>
        </w:rPr>
        <w:t xml:space="preserve">, </w:t>
      </w:r>
      <w:r w:rsidRPr="007671B2">
        <w:rPr>
          <w:rFonts w:ascii="Times New Roman" w:eastAsia="ＭＳ 明朝" w:hAnsi="Times New Roman" w:hint="eastAsia"/>
        </w:rPr>
        <w:t>明星大学　理工学部　総合理工学科　環境科学系</w:t>
      </w:r>
      <w:r w:rsidRPr="007671B2">
        <w:rPr>
          <w:rFonts w:ascii="Times New Roman" w:eastAsia="ＭＳ 明朝" w:hAnsi="Times New Roman" w:hint="eastAsia"/>
        </w:rPr>
        <w:t xml:space="preserve">, </w:t>
      </w:r>
      <w:r w:rsidRPr="007671B2">
        <w:rPr>
          <w:rFonts w:ascii="Times New Roman" w:eastAsia="ＭＳ 明朝" w:hAnsi="Times New Roman" w:hint="eastAsia"/>
        </w:rPr>
        <w:t xml:space="preserve">令和　</w:t>
      </w:r>
      <w:r w:rsidRPr="007671B2">
        <w:rPr>
          <w:rFonts w:ascii="Times New Roman" w:eastAsia="ＭＳ 明朝" w:hAnsi="Times New Roman" w:hint="eastAsia"/>
        </w:rPr>
        <w:t>4</w:t>
      </w:r>
      <w:r w:rsidRPr="007671B2">
        <w:rPr>
          <w:rFonts w:ascii="Times New Roman" w:eastAsia="ＭＳ 明朝" w:hAnsi="Times New Roman" w:hint="eastAsia"/>
        </w:rPr>
        <w:t>年度卒業論文</w:t>
      </w:r>
    </w:p>
    <w:p w14:paraId="08CB7787" w14:textId="3467D4C7" w:rsidR="00F51342" w:rsidRPr="007671B2" w:rsidRDefault="00F51342" w:rsidP="005056E1">
      <w:pPr>
        <w:ind w:left="1134" w:hangingChars="540" w:hanging="1134"/>
        <w:rPr>
          <w:rFonts w:ascii="Times New Roman" w:eastAsia="ＭＳ 明朝" w:hAnsi="Times New Roman"/>
        </w:rPr>
      </w:pPr>
      <w:r w:rsidRPr="007671B2">
        <w:rPr>
          <w:rFonts w:ascii="Times New Roman" w:eastAsia="ＭＳ 明朝" w:hAnsi="Times New Roman" w:hint="eastAsia"/>
        </w:rPr>
        <w:t>3)</w:t>
      </w:r>
      <w:r w:rsidRPr="007671B2">
        <w:rPr>
          <w:rFonts w:ascii="Times New Roman" w:eastAsia="ＭＳ 明朝" w:hAnsi="Times New Roman" w:hint="eastAsia"/>
        </w:rPr>
        <w:t>・・・　細越英彰</w:t>
      </w:r>
      <w:r w:rsidRPr="007671B2">
        <w:rPr>
          <w:rFonts w:ascii="Times New Roman" w:eastAsia="ＭＳ 明朝" w:hAnsi="Times New Roman" w:hint="eastAsia"/>
        </w:rPr>
        <w:t xml:space="preserve">(2024) : </w:t>
      </w:r>
      <w:r w:rsidR="005056E1" w:rsidRPr="007671B2">
        <w:rPr>
          <w:rFonts w:ascii="Times New Roman" w:eastAsia="ＭＳ 明朝" w:hAnsi="Times New Roman" w:hint="eastAsia"/>
        </w:rPr>
        <w:t>ディープラーニングを用いた光化学オキシダント濃度の短期予測の有効性の検討</w:t>
      </w:r>
      <w:r w:rsidR="00773564" w:rsidRPr="007671B2">
        <w:rPr>
          <w:rFonts w:ascii="Times New Roman" w:eastAsia="ＭＳ 明朝" w:hAnsi="Times New Roman" w:hint="eastAsia"/>
        </w:rPr>
        <w:t xml:space="preserve">　</w:t>
      </w:r>
      <w:r w:rsidR="005056E1" w:rsidRPr="007671B2">
        <w:rPr>
          <w:rFonts w:ascii="Times New Roman" w:eastAsia="ＭＳ 明朝" w:hAnsi="Times New Roman" w:hint="eastAsia"/>
        </w:rPr>
        <w:t>明星大学</w:t>
      </w:r>
      <w:r w:rsidR="00773564" w:rsidRPr="007671B2">
        <w:rPr>
          <w:rFonts w:ascii="Times New Roman" w:eastAsia="ＭＳ 明朝" w:hAnsi="Times New Roman" w:hint="eastAsia"/>
        </w:rPr>
        <w:t xml:space="preserve">大学院　理工学研究科　環境システム学専攻　</w:t>
      </w:r>
      <w:r w:rsidR="00371EF8" w:rsidRPr="007671B2">
        <w:rPr>
          <w:rFonts w:ascii="Times New Roman" w:eastAsia="ＭＳ 明朝" w:hAnsi="Times New Roman"/>
        </w:rPr>
        <w:br/>
      </w:r>
      <w:r w:rsidR="00773564" w:rsidRPr="007671B2">
        <w:rPr>
          <w:rFonts w:ascii="Times New Roman" w:eastAsia="ＭＳ 明朝" w:hAnsi="Times New Roman" w:hint="eastAsia"/>
        </w:rPr>
        <w:t>博士前期課程</w:t>
      </w:r>
      <w:r w:rsidR="005056E1" w:rsidRPr="007671B2">
        <w:rPr>
          <w:rFonts w:ascii="Times New Roman" w:eastAsia="ＭＳ 明朝" w:hAnsi="Times New Roman" w:hint="eastAsia"/>
        </w:rPr>
        <w:t xml:space="preserve">, </w:t>
      </w:r>
      <w:r w:rsidR="005056E1" w:rsidRPr="007671B2">
        <w:rPr>
          <w:rFonts w:ascii="Times New Roman" w:eastAsia="ＭＳ 明朝" w:hAnsi="Times New Roman" w:hint="eastAsia"/>
        </w:rPr>
        <w:t xml:space="preserve">令和　</w:t>
      </w:r>
      <w:r w:rsidR="00773564" w:rsidRPr="007671B2">
        <w:rPr>
          <w:rFonts w:ascii="Times New Roman" w:eastAsia="ＭＳ 明朝" w:hAnsi="Times New Roman" w:hint="eastAsia"/>
        </w:rPr>
        <w:t>6</w:t>
      </w:r>
      <w:r w:rsidR="00773564" w:rsidRPr="007671B2">
        <w:rPr>
          <w:rFonts w:ascii="Times New Roman" w:eastAsia="ＭＳ 明朝" w:hAnsi="Times New Roman" w:hint="eastAsia"/>
        </w:rPr>
        <w:t>年度修士</w:t>
      </w:r>
      <w:r w:rsidR="005056E1" w:rsidRPr="007671B2">
        <w:rPr>
          <w:rFonts w:ascii="Times New Roman" w:eastAsia="ＭＳ 明朝" w:hAnsi="Times New Roman" w:hint="eastAsia"/>
        </w:rPr>
        <w:t>論文</w:t>
      </w:r>
    </w:p>
    <w:p w14:paraId="00B53091" w14:textId="77777777" w:rsidR="00F51342" w:rsidRPr="007671B2" w:rsidRDefault="00F51342" w:rsidP="00F51342">
      <w:pPr>
        <w:ind w:left="1134" w:hangingChars="540" w:hanging="1134"/>
        <w:rPr>
          <w:rFonts w:ascii="Times New Roman" w:eastAsia="ＭＳ 明朝" w:hAnsi="Times New Roman"/>
        </w:rPr>
      </w:pPr>
      <w:r w:rsidRPr="007671B2">
        <w:rPr>
          <w:rFonts w:ascii="Times New Roman" w:eastAsia="ＭＳ 明朝" w:hAnsi="Times New Roman" w:hint="eastAsia"/>
        </w:rPr>
        <w:t>4)</w:t>
      </w:r>
      <w:r w:rsidRPr="007671B2">
        <w:rPr>
          <w:rFonts w:ascii="Times New Roman" w:eastAsia="ＭＳ 明朝" w:hAnsi="Times New Roman" w:hint="eastAsia"/>
        </w:rPr>
        <w:t>・・・　星野</w:t>
      </w:r>
      <w:r w:rsidRPr="007671B2">
        <w:rPr>
          <w:rFonts w:ascii="Times New Roman" w:eastAsia="ＭＳ 明朝" w:hAnsi="Times New Roman"/>
        </w:rPr>
        <w:t xml:space="preserve"> </w:t>
      </w:r>
      <w:r w:rsidRPr="007671B2">
        <w:rPr>
          <w:rFonts w:ascii="Times New Roman" w:eastAsia="ＭＳ 明朝" w:hAnsi="Times New Roman"/>
        </w:rPr>
        <w:t>智恵子</w:t>
      </w:r>
      <w:r w:rsidRPr="007671B2">
        <w:rPr>
          <w:rFonts w:ascii="Times New Roman" w:eastAsia="ＭＳ 明朝" w:hAnsi="Times New Roman" w:hint="eastAsia"/>
        </w:rPr>
        <w:t>,</w:t>
      </w:r>
      <w:r w:rsidRPr="007671B2">
        <w:rPr>
          <w:rFonts w:ascii="Times New Roman" w:eastAsia="ＭＳ 明朝" w:hAnsi="Times New Roman"/>
        </w:rPr>
        <w:t>吉野</w:t>
      </w:r>
      <w:r w:rsidRPr="007671B2">
        <w:rPr>
          <w:rFonts w:ascii="Times New Roman" w:eastAsia="ＭＳ 明朝" w:hAnsi="Times New Roman"/>
        </w:rPr>
        <w:t xml:space="preserve"> </w:t>
      </w:r>
      <w:r w:rsidRPr="007671B2">
        <w:rPr>
          <w:rFonts w:ascii="Times New Roman" w:eastAsia="ＭＳ 明朝" w:hAnsi="Times New Roman"/>
        </w:rPr>
        <w:t>裕紀</w:t>
      </w:r>
      <w:r w:rsidRPr="007671B2">
        <w:rPr>
          <w:rFonts w:ascii="Times New Roman" w:eastAsia="ＭＳ 明朝" w:hAnsi="Times New Roman" w:hint="eastAsia"/>
        </w:rPr>
        <w:t xml:space="preserve"> : </w:t>
      </w:r>
      <w:r w:rsidRPr="007671B2">
        <w:rPr>
          <w:rFonts w:ascii="Times New Roman" w:eastAsia="ＭＳ 明朝" w:hAnsi="Times New Roman" w:hint="eastAsia"/>
        </w:rPr>
        <w:t>計測データの欠損を考慮した重機の経路最適化</w:t>
      </w:r>
    </w:p>
    <w:p w14:paraId="4214D8D5" w14:textId="77777777" w:rsidR="00F51342" w:rsidRPr="007671B2" w:rsidRDefault="00F51342" w:rsidP="00F51342">
      <w:pPr>
        <w:rPr>
          <w:rFonts w:ascii="Times New Roman" w:eastAsia="ＭＳ 明朝" w:hAnsi="Times New Roman"/>
        </w:rPr>
      </w:pPr>
      <w:r w:rsidRPr="007671B2">
        <w:rPr>
          <w:rFonts w:ascii="Times New Roman" w:eastAsia="ＭＳ 明朝" w:hAnsi="Times New Roman" w:hint="eastAsia"/>
        </w:rPr>
        <w:t>5)</w:t>
      </w:r>
      <w:r w:rsidRPr="007671B2">
        <w:rPr>
          <w:rFonts w:ascii="Times New Roman" w:eastAsia="ＭＳ 明朝" w:hAnsi="Times New Roman" w:hint="eastAsia"/>
        </w:rPr>
        <w:t>・・・　川越雄介</w:t>
      </w:r>
      <w:r w:rsidRPr="007671B2">
        <w:rPr>
          <w:rFonts w:ascii="Times New Roman" w:eastAsia="ＭＳ 明朝" w:hAnsi="Times New Roman" w:hint="eastAsia"/>
        </w:rPr>
        <w:t xml:space="preserve">(2021/4/14) : </w:t>
      </w:r>
      <w:r w:rsidRPr="007671B2">
        <w:rPr>
          <w:rFonts w:ascii="Times New Roman" w:eastAsia="ＭＳ 明朝" w:hAnsi="Times New Roman"/>
        </w:rPr>
        <w:t xml:space="preserve">SHAP </w:t>
      </w:r>
      <w:r w:rsidRPr="007671B2">
        <w:rPr>
          <w:rFonts w:ascii="Times New Roman" w:eastAsia="ＭＳ 明朝" w:hAnsi="Times New Roman"/>
        </w:rPr>
        <w:t>を用いて機械学習モデルを説明する</w:t>
      </w:r>
      <w:r w:rsidRPr="007671B2">
        <w:rPr>
          <w:rFonts w:ascii="Times New Roman" w:eastAsia="ＭＳ 明朝" w:hAnsi="Times New Roman" w:hint="eastAsia"/>
        </w:rPr>
        <w:t xml:space="preserve">　</w:t>
      </w:r>
      <w:r w:rsidRPr="007671B2">
        <w:rPr>
          <w:rFonts w:ascii="Times New Roman" w:eastAsia="ＭＳ 明朝" w:hAnsi="Times New Roman" w:hint="eastAsia"/>
        </w:rPr>
        <w:t>Data Robot</w:t>
      </w:r>
    </w:p>
    <w:p w14:paraId="34CF3906" w14:textId="77777777" w:rsidR="00F51342" w:rsidRPr="007671B2" w:rsidRDefault="00F51342" w:rsidP="00F51342">
      <w:pPr>
        <w:rPr>
          <w:rFonts w:ascii="Times New Roman" w:eastAsia="ＭＳ 明朝" w:hAnsi="Times New Roman"/>
        </w:rPr>
      </w:pPr>
    </w:p>
    <w:p w14:paraId="0CCB71BA" w14:textId="77777777" w:rsidR="00F51342" w:rsidRPr="007671B2" w:rsidRDefault="00F51342" w:rsidP="00F51342">
      <w:pPr>
        <w:rPr>
          <w:rFonts w:ascii="Times New Roman" w:eastAsia="ＭＳ 明朝" w:hAnsi="Times New Roman"/>
        </w:rPr>
      </w:pPr>
    </w:p>
    <w:p w14:paraId="14E3657C" w14:textId="77777777" w:rsidR="00693CC4" w:rsidRPr="007671B2" w:rsidRDefault="00693CC4">
      <w:pPr>
        <w:rPr>
          <w:rFonts w:ascii="Times New Roman" w:eastAsia="ＭＳ 明朝" w:hAnsi="Times New Roman"/>
        </w:rPr>
      </w:pPr>
    </w:p>
    <w:sectPr w:rsidR="00693CC4" w:rsidRPr="007671B2">
      <w:pgSz w:w="11906" w:h="16838"/>
      <w:pgMar w:top="1985" w:right="1701" w:bottom="1701"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C4A02" w14:textId="77777777" w:rsidR="008835C7" w:rsidRDefault="008835C7" w:rsidP="008335B8">
      <w:r>
        <w:separator/>
      </w:r>
    </w:p>
  </w:endnote>
  <w:endnote w:type="continuationSeparator" w:id="0">
    <w:p w14:paraId="15BB7028" w14:textId="77777777" w:rsidR="008835C7" w:rsidRDefault="008835C7"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B6999" w14:textId="77777777" w:rsidR="008835C7" w:rsidRDefault="008835C7" w:rsidP="008335B8">
      <w:r>
        <w:separator/>
      </w:r>
    </w:p>
  </w:footnote>
  <w:footnote w:type="continuationSeparator" w:id="0">
    <w:p w14:paraId="01A309B3" w14:textId="77777777" w:rsidR="008835C7" w:rsidRDefault="008835C7"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16"/>
  </w:num>
  <w:num w:numId="4">
    <w:abstractNumId w:val="14"/>
  </w:num>
  <w:num w:numId="5">
    <w:abstractNumId w:val="3"/>
  </w:num>
  <w:num w:numId="6">
    <w:abstractNumId w:val="13"/>
  </w:num>
  <w:num w:numId="7">
    <w:abstractNumId w:val="4"/>
  </w:num>
  <w:num w:numId="8">
    <w:abstractNumId w:val="2"/>
  </w:num>
  <w:num w:numId="9">
    <w:abstractNumId w:val="19"/>
  </w:num>
  <w:num w:numId="10">
    <w:abstractNumId w:val="9"/>
  </w:num>
  <w:num w:numId="11">
    <w:abstractNumId w:val="5"/>
  </w:num>
  <w:num w:numId="12">
    <w:abstractNumId w:val="8"/>
  </w:num>
  <w:num w:numId="13">
    <w:abstractNumId w:val="11"/>
  </w:num>
  <w:num w:numId="14">
    <w:abstractNumId w:val="17"/>
  </w:num>
  <w:num w:numId="15">
    <w:abstractNumId w:val="1"/>
  </w:num>
  <w:num w:numId="16">
    <w:abstractNumId w:val="15"/>
  </w:num>
  <w:num w:numId="17">
    <w:abstractNumId w:val="18"/>
  </w:num>
  <w:num w:numId="18">
    <w:abstractNumId w:val="10"/>
  </w:num>
  <w:num w:numId="19">
    <w:abstractNumId w:val="1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1636"/>
    <w:rsid w:val="00003686"/>
    <w:rsid w:val="00004BE7"/>
    <w:rsid w:val="00004F5B"/>
    <w:rsid w:val="00032D10"/>
    <w:rsid w:val="00065CA4"/>
    <w:rsid w:val="00071CCF"/>
    <w:rsid w:val="00084FD5"/>
    <w:rsid w:val="000A3586"/>
    <w:rsid w:val="000A5348"/>
    <w:rsid w:val="000C1429"/>
    <w:rsid w:val="000D7804"/>
    <w:rsid w:val="0010725A"/>
    <w:rsid w:val="00111EFD"/>
    <w:rsid w:val="001240BC"/>
    <w:rsid w:val="00144951"/>
    <w:rsid w:val="001972B7"/>
    <w:rsid w:val="001A4D9D"/>
    <w:rsid w:val="001A74D2"/>
    <w:rsid w:val="001E7D3F"/>
    <w:rsid w:val="00210F24"/>
    <w:rsid w:val="00211D93"/>
    <w:rsid w:val="002213E8"/>
    <w:rsid w:val="00222F26"/>
    <w:rsid w:val="00226025"/>
    <w:rsid w:val="00241011"/>
    <w:rsid w:val="00247C1F"/>
    <w:rsid w:val="0025650B"/>
    <w:rsid w:val="00265435"/>
    <w:rsid w:val="002A25FC"/>
    <w:rsid w:val="002C0F95"/>
    <w:rsid w:val="00321FD5"/>
    <w:rsid w:val="003366F6"/>
    <w:rsid w:val="00371EF8"/>
    <w:rsid w:val="0037537F"/>
    <w:rsid w:val="0037760C"/>
    <w:rsid w:val="00385517"/>
    <w:rsid w:val="0038708E"/>
    <w:rsid w:val="00395E94"/>
    <w:rsid w:val="003C072C"/>
    <w:rsid w:val="003E5B6B"/>
    <w:rsid w:val="003F08FF"/>
    <w:rsid w:val="004017F6"/>
    <w:rsid w:val="00423002"/>
    <w:rsid w:val="00431401"/>
    <w:rsid w:val="00442C06"/>
    <w:rsid w:val="00443414"/>
    <w:rsid w:val="0045160B"/>
    <w:rsid w:val="00461BC3"/>
    <w:rsid w:val="00463B24"/>
    <w:rsid w:val="004C2AAF"/>
    <w:rsid w:val="004E3B3A"/>
    <w:rsid w:val="004F4DEA"/>
    <w:rsid w:val="0050412E"/>
    <w:rsid w:val="005056E1"/>
    <w:rsid w:val="00506036"/>
    <w:rsid w:val="00534666"/>
    <w:rsid w:val="0056006B"/>
    <w:rsid w:val="0057144A"/>
    <w:rsid w:val="005D4924"/>
    <w:rsid w:val="00617B5B"/>
    <w:rsid w:val="00632FFF"/>
    <w:rsid w:val="00654C7B"/>
    <w:rsid w:val="00687FE1"/>
    <w:rsid w:val="00693CC4"/>
    <w:rsid w:val="006A0068"/>
    <w:rsid w:val="006A4A31"/>
    <w:rsid w:val="006C0BA8"/>
    <w:rsid w:val="006E7559"/>
    <w:rsid w:val="006F2A3D"/>
    <w:rsid w:val="006F7C80"/>
    <w:rsid w:val="007244FE"/>
    <w:rsid w:val="00743442"/>
    <w:rsid w:val="00743508"/>
    <w:rsid w:val="00755B91"/>
    <w:rsid w:val="00757560"/>
    <w:rsid w:val="00760B23"/>
    <w:rsid w:val="007671B2"/>
    <w:rsid w:val="00770861"/>
    <w:rsid w:val="00773564"/>
    <w:rsid w:val="00792C36"/>
    <w:rsid w:val="007C11DE"/>
    <w:rsid w:val="007D0BA1"/>
    <w:rsid w:val="007E24B1"/>
    <w:rsid w:val="00801742"/>
    <w:rsid w:val="00815478"/>
    <w:rsid w:val="008335B8"/>
    <w:rsid w:val="0084652F"/>
    <w:rsid w:val="0085508C"/>
    <w:rsid w:val="008561EA"/>
    <w:rsid w:val="008706A6"/>
    <w:rsid w:val="0087764D"/>
    <w:rsid w:val="0088111E"/>
    <w:rsid w:val="008835C7"/>
    <w:rsid w:val="00895352"/>
    <w:rsid w:val="008A1299"/>
    <w:rsid w:val="008B2948"/>
    <w:rsid w:val="008E29A8"/>
    <w:rsid w:val="008E2C5B"/>
    <w:rsid w:val="009010E4"/>
    <w:rsid w:val="00905B3D"/>
    <w:rsid w:val="00942067"/>
    <w:rsid w:val="00987258"/>
    <w:rsid w:val="0099326B"/>
    <w:rsid w:val="009A5694"/>
    <w:rsid w:val="009D3491"/>
    <w:rsid w:val="009F1A98"/>
    <w:rsid w:val="009F6348"/>
    <w:rsid w:val="00A37944"/>
    <w:rsid w:val="00A572C3"/>
    <w:rsid w:val="00A82F87"/>
    <w:rsid w:val="00AD777D"/>
    <w:rsid w:val="00AF7F1C"/>
    <w:rsid w:val="00B23A15"/>
    <w:rsid w:val="00B40DFA"/>
    <w:rsid w:val="00B52042"/>
    <w:rsid w:val="00B5476C"/>
    <w:rsid w:val="00B80093"/>
    <w:rsid w:val="00B92BA8"/>
    <w:rsid w:val="00BA0D42"/>
    <w:rsid w:val="00BA0FCE"/>
    <w:rsid w:val="00BA6385"/>
    <w:rsid w:val="00BB351C"/>
    <w:rsid w:val="00BC047E"/>
    <w:rsid w:val="00BC50FD"/>
    <w:rsid w:val="00BC7C10"/>
    <w:rsid w:val="00BD3063"/>
    <w:rsid w:val="00C0098E"/>
    <w:rsid w:val="00C14C2C"/>
    <w:rsid w:val="00C16BA9"/>
    <w:rsid w:val="00C345C9"/>
    <w:rsid w:val="00C42EA2"/>
    <w:rsid w:val="00C535E8"/>
    <w:rsid w:val="00C542EF"/>
    <w:rsid w:val="00C657AB"/>
    <w:rsid w:val="00C83C62"/>
    <w:rsid w:val="00C84B7D"/>
    <w:rsid w:val="00C91D36"/>
    <w:rsid w:val="00CA2CDF"/>
    <w:rsid w:val="00CF1AAF"/>
    <w:rsid w:val="00CF658F"/>
    <w:rsid w:val="00D04651"/>
    <w:rsid w:val="00D12B28"/>
    <w:rsid w:val="00D1533C"/>
    <w:rsid w:val="00D55307"/>
    <w:rsid w:val="00D55BF1"/>
    <w:rsid w:val="00D827AE"/>
    <w:rsid w:val="00D87B4E"/>
    <w:rsid w:val="00D90851"/>
    <w:rsid w:val="00D91978"/>
    <w:rsid w:val="00D93478"/>
    <w:rsid w:val="00D9720B"/>
    <w:rsid w:val="00DA0FE1"/>
    <w:rsid w:val="00DB0ECD"/>
    <w:rsid w:val="00DB58CB"/>
    <w:rsid w:val="00DC1215"/>
    <w:rsid w:val="00DC3E84"/>
    <w:rsid w:val="00DE639B"/>
    <w:rsid w:val="00E02AF5"/>
    <w:rsid w:val="00E073E1"/>
    <w:rsid w:val="00E26AAD"/>
    <w:rsid w:val="00E332BC"/>
    <w:rsid w:val="00E53065"/>
    <w:rsid w:val="00E64BFB"/>
    <w:rsid w:val="00E660F5"/>
    <w:rsid w:val="00E87919"/>
    <w:rsid w:val="00E95EA1"/>
    <w:rsid w:val="00EC0E68"/>
    <w:rsid w:val="00EF16BC"/>
    <w:rsid w:val="00F029E6"/>
    <w:rsid w:val="00F26A0E"/>
    <w:rsid w:val="00F446E5"/>
    <w:rsid w:val="00F51342"/>
    <w:rsid w:val="00F86376"/>
    <w:rsid w:val="00F924ED"/>
    <w:rsid w:val="00F93E9E"/>
    <w:rsid w:val="00FA61FA"/>
    <w:rsid w:val="00FB2F51"/>
    <w:rsid w:val="00FB4F76"/>
    <w:rsid w:val="00FC62B2"/>
    <w:rsid w:val="00FD7827"/>
    <w:rsid w:val="00FF6E80"/>
    <w:rsid w:val="00FF7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851"/>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4CF1E-752C-4A07-86AC-819602D31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1</Pages>
  <Words>4999</Words>
  <Characters>28495</Characters>
  <Application>Microsoft Office Word</Application>
  <DocSecurity>0</DocSecurity>
  <Lines>237</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29</cp:revision>
  <cp:lastPrinted>2025-01-29T09:59:00Z</cp:lastPrinted>
  <dcterms:created xsi:type="dcterms:W3CDTF">2024-12-19T05:42:00Z</dcterms:created>
  <dcterms:modified xsi:type="dcterms:W3CDTF">2025-01-29T09:59:00Z</dcterms:modified>
</cp:coreProperties>
</file>